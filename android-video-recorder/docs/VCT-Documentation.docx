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62F94" w14:textId="3046DE7E" w:rsidR="00804E5F" w:rsidRPr="00610EF0" w:rsidRDefault="001C4E48" w:rsidP="00610EF0">
      <w:pPr>
        <w:jc w:val="center"/>
        <w:rPr>
          <w:sz w:val="32"/>
          <w:szCs w:val="32"/>
          <w:u w:val="single"/>
        </w:rPr>
      </w:pPr>
      <w:r>
        <w:rPr>
          <w:noProof/>
          <w:sz w:val="32"/>
          <w:szCs w:val="32"/>
          <w:u w:val="single"/>
        </w:rPr>
        <w:drawing>
          <wp:anchor distT="0" distB="0" distL="114300" distR="114300" simplePos="0" relativeHeight="251659264" behindDoc="0" locked="0" layoutInCell="1" allowOverlap="1" wp14:anchorId="4D2896EC" wp14:editId="2932CB87">
            <wp:simplePos x="0" y="0"/>
            <wp:positionH relativeFrom="column">
              <wp:posOffset>-734060</wp:posOffset>
            </wp:positionH>
            <wp:positionV relativeFrom="paragraph">
              <wp:posOffset>-782320</wp:posOffset>
            </wp:positionV>
            <wp:extent cx="350528" cy="375073"/>
            <wp:effectExtent l="0" t="0" r="5080" b="6350"/>
            <wp:wrapNone/>
            <wp:docPr id="2" name="Picture 2"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8" cy="375073"/>
                    </a:xfrm>
                    <a:prstGeom prst="rect">
                      <a:avLst/>
                    </a:prstGeom>
                    <a:noFill/>
                    <a:ln>
                      <a:noFill/>
                    </a:ln>
                  </pic:spPr>
                </pic:pic>
              </a:graphicData>
            </a:graphic>
            <wp14:sizeRelH relativeFrom="page">
              <wp14:pctWidth>0</wp14:pctWidth>
            </wp14:sizeRelH>
            <wp14:sizeRelV relativeFrom="page">
              <wp14:pctHeight>0</wp14:pctHeight>
            </wp14:sizeRelV>
          </wp:anchor>
        </w:drawing>
      </w:r>
      <w:del w:id="0" w:author="Bernal-Cardenas, Carlos" w:date="2019-02-03T17:33:00Z">
        <w:r w:rsidDel="00877ED6">
          <w:rPr>
            <w:noProof/>
            <w:sz w:val="32"/>
            <w:szCs w:val="32"/>
            <w:u w:val="single"/>
          </w:rPr>
          <w:drawing>
            <wp:anchor distT="0" distB="0" distL="114300" distR="114300" simplePos="0" relativeHeight="251658240" behindDoc="0" locked="0" layoutInCell="1" allowOverlap="1" wp14:anchorId="5D722BF2" wp14:editId="16EC585A">
              <wp:simplePos x="0" y="0"/>
              <wp:positionH relativeFrom="column">
                <wp:posOffset>-744432</wp:posOffset>
              </wp:positionH>
              <wp:positionV relativeFrom="paragraph">
                <wp:posOffset>49107</wp:posOffset>
              </wp:positionV>
              <wp:extent cx="340226" cy="341207"/>
              <wp:effectExtent l="0" t="0" r="0" b="0"/>
              <wp:wrapNone/>
              <wp:docPr id="1" name="Picture 1"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226" cy="341207"/>
                      </a:xfrm>
                      <a:prstGeom prst="rect">
                        <a:avLst/>
                      </a:prstGeom>
                      <a:noFill/>
                      <a:ln>
                        <a:noFill/>
                      </a:ln>
                    </pic:spPr>
                  </pic:pic>
                </a:graphicData>
              </a:graphic>
              <wp14:sizeRelH relativeFrom="page">
                <wp14:pctWidth>0</wp14:pctWidth>
              </wp14:sizeRelH>
              <wp14:sizeRelV relativeFrom="page">
                <wp14:pctHeight>0</wp14:pctHeight>
              </wp14:sizeRelV>
            </wp:anchor>
          </w:drawing>
        </w:r>
      </w:del>
      <w:r>
        <w:rPr>
          <w:noProof/>
        </w:rPr>
        <w:drawing>
          <wp:anchor distT="0" distB="0" distL="114300" distR="114300" simplePos="0" relativeHeight="251664384" behindDoc="0" locked="0" layoutInCell="1" allowOverlap="1" wp14:anchorId="04E87BD2" wp14:editId="65E2E99A">
            <wp:simplePos x="0" y="0"/>
            <wp:positionH relativeFrom="column">
              <wp:posOffset>-815975</wp:posOffset>
            </wp:positionH>
            <wp:positionV relativeFrom="paragraph">
              <wp:posOffset>-262255</wp:posOffset>
            </wp:positionV>
            <wp:extent cx="502400" cy="234104"/>
            <wp:effectExtent l="0" t="0" r="5715" b="0"/>
            <wp:wrapNone/>
            <wp:docPr id="7" name="Picture 7"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00" cy="23410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51084423" wp14:editId="452AC9B5">
                <wp:simplePos x="0" y="0"/>
                <wp:positionH relativeFrom="column">
                  <wp:posOffset>-296333</wp:posOffset>
                </wp:positionH>
                <wp:positionV relativeFrom="paragraph">
                  <wp:posOffset>-797560</wp:posOffset>
                </wp:positionV>
                <wp:extent cx="4868" cy="2400088"/>
                <wp:effectExtent l="0" t="0" r="46355" b="13335"/>
                <wp:wrapNone/>
                <wp:docPr id="5" name="Straight Connector 5"/>
                <wp:cNvGraphicFramePr/>
                <a:graphic xmlns:a="http://schemas.openxmlformats.org/drawingml/2006/main">
                  <a:graphicData uri="http://schemas.microsoft.com/office/word/2010/wordprocessingShape">
                    <wps:wsp>
                      <wps:cNvCnPr/>
                      <wps:spPr>
                        <a:xfrm flipV="1">
                          <a:off x="0" y="0"/>
                          <a:ext cx="4868" cy="2400088"/>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58F6860C" id="Straight Connector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5pt,-62.75pt" to="-22.95pt,12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" strokecolor="#538135 [2409]" strokeweight="2.5pt">
                <v:stroke joinstyle="miter"/>
              </v:line>
            </w:pict>
          </mc:Fallback>
        </mc:AlternateContent>
      </w:r>
      <w:r w:rsidR="00610EF0">
        <w:rPr>
          <w:noProof/>
        </w:rPr>
        <mc:AlternateContent>
          <mc:Choice Requires="wps">
            <w:drawing>
              <wp:anchor distT="0" distB="0" distL="114300" distR="114300" simplePos="0" relativeHeight="251660288" behindDoc="0" locked="0" layoutInCell="1" allowOverlap="1" wp14:anchorId="1588FA2D" wp14:editId="42F24685">
                <wp:simplePos x="0" y="0"/>
                <wp:positionH relativeFrom="column">
                  <wp:posOffset>-748664</wp:posOffset>
                </wp:positionH>
                <wp:positionV relativeFrom="paragraph">
                  <wp:posOffset>-340360</wp:posOffset>
                </wp:positionV>
                <wp:extent cx="2743200" cy="1693"/>
                <wp:effectExtent l="0" t="0" r="25400" b="49530"/>
                <wp:wrapNone/>
                <wp:docPr id="3" name="Straight Connector 3"/>
                <wp:cNvGraphicFramePr/>
                <a:graphic xmlns:a="http://schemas.openxmlformats.org/drawingml/2006/main">
                  <a:graphicData uri="http://schemas.microsoft.com/office/word/2010/wordprocessingShape">
                    <wps:wsp>
                      <wps:cNvCnPr/>
                      <wps:spPr>
                        <a:xfrm>
                          <a:off x="0" y="0"/>
                          <a:ext cx="2743200" cy="1693"/>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5E7E1120"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5pt,-26.75pt" to="157.05pt,-26.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" strokecolor="#538135 [2409]" strokeweight="2.5pt">
                <v:stroke joinstyle="miter"/>
              </v:line>
            </w:pict>
          </mc:Fallback>
        </mc:AlternateContent>
      </w:r>
      <w:ins w:id="1" w:author="Bernal-Cardenas, Carlos" w:date="2019-02-04T15:57:00Z">
        <w:r w:rsidR="00131EA9">
          <w:rPr>
            <w:sz w:val="32"/>
            <w:szCs w:val="32"/>
            <w:u w:val="single"/>
          </w:rPr>
          <w:t>`</w:t>
        </w:r>
      </w:ins>
      <w:bookmarkStart w:id="2" w:name="_GoBack"/>
      <w:bookmarkEnd w:id="2"/>
      <w:r w:rsidR="00610EF0" w:rsidRPr="00610EF0">
        <w:rPr>
          <w:sz w:val="32"/>
          <w:szCs w:val="32"/>
          <w:u w:val="single"/>
        </w:rPr>
        <w:t xml:space="preserve">Android </w:t>
      </w:r>
      <w:del w:id="3" w:author="Bernal-Cardenas, Carlos" w:date="2019-02-03T17:33:00Z">
        <w:r w:rsidR="00610EF0" w:rsidRPr="00610EF0" w:rsidDel="00877ED6">
          <w:rPr>
            <w:sz w:val="32"/>
            <w:szCs w:val="32"/>
            <w:u w:val="single"/>
          </w:rPr>
          <w:delText>GUI-Verification Tool</w:delText>
        </w:r>
      </w:del>
      <w:ins w:id="4" w:author="Bernal-Cardenas, Carlos" w:date="2019-02-03T17:33:00Z">
        <w:r w:rsidR="00877ED6">
          <w:rPr>
            <w:sz w:val="32"/>
            <w:szCs w:val="32"/>
            <w:u w:val="single"/>
          </w:rPr>
          <w:t xml:space="preserve">Video </w:t>
        </w:r>
      </w:ins>
      <w:ins w:id="5" w:author="Bernal-Cardenas, Carlos" w:date="2019-02-04T00:00:00Z">
        <w:r w:rsidR="008978EF">
          <w:rPr>
            <w:sz w:val="32"/>
            <w:szCs w:val="32"/>
            <w:u w:val="single"/>
          </w:rPr>
          <w:t>Captur</w:t>
        </w:r>
      </w:ins>
      <w:ins w:id="6" w:author="Bernal-Cardenas, Carlos" w:date="2019-02-04T00:01:00Z">
        <w:r w:rsidR="008978EF">
          <w:rPr>
            <w:sz w:val="32"/>
            <w:szCs w:val="32"/>
            <w:u w:val="single"/>
          </w:rPr>
          <w:t>e</w:t>
        </w:r>
      </w:ins>
      <w:ins w:id="7" w:author="Bernal-Cardenas, Carlos" w:date="2019-02-03T17:33:00Z">
        <w:r w:rsidR="00877ED6">
          <w:rPr>
            <w:sz w:val="32"/>
            <w:szCs w:val="32"/>
            <w:u w:val="single"/>
          </w:rPr>
          <w:t xml:space="preserve"> Tool</w:t>
        </w:r>
      </w:ins>
    </w:p>
    <w:p w14:paraId="7ABC3487" w14:textId="019BE40E" w:rsidR="00610EF0" w:rsidRDefault="00610EF0" w:rsidP="00610EF0">
      <w:pPr>
        <w:jc w:val="center"/>
        <w:rPr>
          <w:i/>
          <w:iCs/>
          <w:szCs w:val="20"/>
        </w:rPr>
      </w:pPr>
      <w:r w:rsidRPr="00610EF0">
        <w:rPr>
          <w:i/>
          <w:iCs/>
          <w:szCs w:val="20"/>
        </w:rPr>
        <w:t>Version 1.</w:t>
      </w:r>
      <w:ins w:id="8" w:author="Bernal-Cardenas, Carlos" w:date="2019-02-03T17:33:00Z">
        <w:r w:rsidR="00877ED6">
          <w:rPr>
            <w:i/>
            <w:iCs/>
            <w:szCs w:val="20"/>
          </w:rPr>
          <w:t>0</w:t>
        </w:r>
      </w:ins>
      <w:ins w:id="9" w:author="Kevin Moran" w:date="2017-01-09T16:33:00Z">
        <w:del w:id="10" w:author="Bernal-Cardenas, Carlos" w:date="2019-02-03T17:33:00Z">
          <w:r w:rsidR="002D14D5" w:rsidDel="00877ED6">
            <w:rPr>
              <w:i/>
              <w:iCs/>
              <w:szCs w:val="20"/>
            </w:rPr>
            <w:delText>3</w:delText>
          </w:r>
        </w:del>
      </w:ins>
      <w:del w:id="11" w:author="Kevin Moran" w:date="2017-01-09T16:33:00Z">
        <w:r w:rsidRPr="00610EF0" w:rsidDel="00C87B03">
          <w:rPr>
            <w:i/>
            <w:iCs/>
            <w:szCs w:val="20"/>
          </w:rPr>
          <w:delText>0</w:delText>
        </w:r>
      </w:del>
    </w:p>
    <w:p w14:paraId="2138113C" w14:textId="77777777" w:rsidR="00610EF0" w:rsidRPr="00610EF0" w:rsidRDefault="00610EF0" w:rsidP="00610EF0">
      <w:pPr>
        <w:jc w:val="center"/>
        <w:rPr>
          <w:i/>
          <w:iCs/>
          <w:szCs w:val="20"/>
        </w:rPr>
      </w:pPr>
    </w:p>
    <w:p w14:paraId="7EF9FDBD" w14:textId="77777777" w:rsidR="00610EF0" w:rsidRDefault="00610EF0" w:rsidP="00610EF0">
      <w:pPr>
        <w:jc w:val="center"/>
      </w:pPr>
      <w:r>
        <w:t>Documentation and User Guide</w:t>
      </w:r>
    </w:p>
    <w:p w14:paraId="050A4552" w14:textId="77777777" w:rsidR="009C13D6" w:rsidRDefault="009C13D6" w:rsidP="009C13D6"/>
    <w:p w14:paraId="0E8FF252" w14:textId="77777777" w:rsidR="0074798B" w:rsidRDefault="0074798B" w:rsidP="009C13D6"/>
    <w:p w14:paraId="434FE65E" w14:textId="77777777" w:rsidR="0074798B" w:rsidRDefault="0074798B" w:rsidP="009C13D6"/>
    <w:p w14:paraId="6B456EED" w14:textId="77777777" w:rsidR="0074798B" w:rsidRDefault="0074798B" w:rsidP="009C13D6"/>
    <w:p w14:paraId="61BD5E93" w14:textId="77777777" w:rsidR="0074798B" w:rsidRDefault="0074798B" w:rsidP="009C13D6"/>
    <w:p w14:paraId="0FC0DE47" w14:textId="77777777" w:rsidR="0074798B" w:rsidRDefault="0074798B" w:rsidP="009C13D6"/>
    <w:p w14:paraId="76120A4A" w14:textId="2D21BF3B" w:rsidR="009C13D6" w:rsidRPr="009C13D6" w:rsidRDefault="009C13D6" w:rsidP="00610EF0">
      <w:pPr>
        <w:jc w:val="center"/>
        <w:rPr>
          <w:b/>
          <w:bCs/>
          <w:sz w:val="24"/>
          <w:u w:val="single"/>
        </w:rPr>
      </w:pPr>
      <w:r w:rsidRPr="009C13D6">
        <w:rPr>
          <w:b/>
          <w:bCs/>
          <w:sz w:val="24"/>
          <w:u w:val="single"/>
        </w:rPr>
        <w:t>Table of Contents</w:t>
      </w:r>
    </w:p>
    <w:p w14:paraId="20DD7A11" w14:textId="77777777" w:rsidR="001D3683" w:rsidRDefault="001D3683" w:rsidP="00610EF0">
      <w:pPr>
        <w:jc w:val="center"/>
      </w:pPr>
    </w:p>
    <w:p w14:paraId="30667D44" w14:textId="107EEEC3" w:rsidR="00E65EFD" w:rsidRDefault="001D3683">
      <w:pPr>
        <w:pStyle w:val="TOC1"/>
        <w:tabs>
          <w:tab w:val="right" w:pos="9350"/>
        </w:tabs>
        <w:rPr>
          <w:rFonts w:asciiTheme="minorHAnsi" w:eastAsiaTheme="minorEastAsia" w:hAnsiTheme="minorHAnsi"/>
          <w:b w:val="0"/>
          <w:bCs w:val="0"/>
          <w:caps w:val="0"/>
          <w:noProof/>
          <w:sz w:val="24"/>
          <w:szCs w:val="24"/>
          <w:u w:val="none"/>
          <w:lang w:bidi="he-IL"/>
        </w:rPr>
      </w:pPr>
      <w:r>
        <w:rPr>
          <w:sz w:val="20"/>
          <w:szCs w:val="20"/>
        </w:rPr>
        <w:fldChar w:fldCharType="begin"/>
      </w:r>
      <w:r w:rsidRPr="00F66F32">
        <w:rPr>
          <w:sz w:val="20"/>
          <w:szCs w:val="20"/>
        </w:rPr>
        <w:instrText xml:space="preserve"> TOC \o "1-3" </w:instrText>
      </w:r>
      <w:r>
        <w:rPr>
          <w:sz w:val="20"/>
          <w:szCs w:val="20"/>
        </w:rPr>
        <w:fldChar w:fldCharType="separate"/>
      </w:r>
      <w:r w:rsidR="00E65EFD">
        <w:rPr>
          <w:noProof/>
        </w:rPr>
        <w:t>1) Setting Up Your Environment</w:t>
      </w:r>
      <w:r w:rsidR="00E65EFD">
        <w:rPr>
          <w:noProof/>
        </w:rPr>
        <w:tab/>
      </w:r>
      <w:r w:rsidR="00E65EFD">
        <w:rPr>
          <w:noProof/>
        </w:rPr>
        <w:fldChar w:fldCharType="begin"/>
      </w:r>
      <w:r w:rsidR="00E65EFD">
        <w:rPr>
          <w:noProof/>
        </w:rPr>
        <w:instrText xml:space="preserve"> PAGEREF _Toc469336534 \h </w:instrText>
      </w:r>
      <w:r w:rsidR="00E65EFD">
        <w:rPr>
          <w:noProof/>
        </w:rPr>
      </w:r>
      <w:r w:rsidR="00E65EFD">
        <w:rPr>
          <w:noProof/>
        </w:rPr>
        <w:fldChar w:fldCharType="separate"/>
      </w:r>
      <w:r w:rsidR="00131EA9">
        <w:rPr>
          <w:noProof/>
        </w:rPr>
        <w:t>2</w:t>
      </w:r>
      <w:r w:rsidR="00E65EFD">
        <w:rPr>
          <w:noProof/>
        </w:rPr>
        <w:fldChar w:fldCharType="end"/>
      </w:r>
    </w:p>
    <w:p w14:paraId="66E06AC6" w14:textId="6F137F93" w:rsidR="00E65EFD" w:rsidRDefault="00E65EFD">
      <w:pPr>
        <w:pStyle w:val="TOC2"/>
        <w:tabs>
          <w:tab w:val="right" w:pos="9350"/>
        </w:tabs>
        <w:rPr>
          <w:rFonts w:asciiTheme="minorHAnsi" w:eastAsiaTheme="minorEastAsia" w:hAnsiTheme="minorHAnsi"/>
          <w:b w:val="0"/>
          <w:bCs w:val="0"/>
          <w:smallCaps w:val="0"/>
          <w:noProof/>
          <w:sz w:val="24"/>
          <w:szCs w:val="24"/>
          <w:lang w:bidi="he-IL"/>
        </w:rPr>
      </w:pPr>
      <w:r>
        <w:rPr>
          <w:noProof/>
        </w:rPr>
        <w:t>1.1) Installing Java</w:t>
      </w:r>
      <w:r>
        <w:rPr>
          <w:noProof/>
        </w:rPr>
        <w:tab/>
      </w:r>
      <w:r>
        <w:rPr>
          <w:noProof/>
        </w:rPr>
        <w:fldChar w:fldCharType="begin"/>
      </w:r>
      <w:r>
        <w:rPr>
          <w:noProof/>
        </w:rPr>
        <w:instrText xml:space="preserve"> PAGEREF _Toc469336535 \h </w:instrText>
      </w:r>
      <w:r>
        <w:rPr>
          <w:noProof/>
        </w:rPr>
      </w:r>
      <w:r>
        <w:rPr>
          <w:noProof/>
        </w:rPr>
        <w:fldChar w:fldCharType="separate"/>
      </w:r>
      <w:r w:rsidR="00131EA9">
        <w:rPr>
          <w:noProof/>
        </w:rPr>
        <w:t>2</w:t>
      </w:r>
      <w:r>
        <w:rPr>
          <w:noProof/>
        </w:rPr>
        <w:fldChar w:fldCharType="end"/>
      </w:r>
    </w:p>
    <w:p w14:paraId="4A6D1C4C" w14:textId="068EC756" w:rsidR="00E65EFD" w:rsidRDefault="00E65EFD">
      <w:pPr>
        <w:pStyle w:val="TOC2"/>
        <w:tabs>
          <w:tab w:val="right" w:pos="9350"/>
        </w:tabs>
        <w:rPr>
          <w:rFonts w:asciiTheme="minorHAnsi" w:eastAsiaTheme="minorEastAsia" w:hAnsiTheme="minorHAnsi"/>
          <w:b w:val="0"/>
          <w:bCs w:val="0"/>
          <w:smallCaps w:val="0"/>
          <w:noProof/>
          <w:sz w:val="24"/>
          <w:szCs w:val="24"/>
          <w:lang w:bidi="he-IL"/>
        </w:rPr>
      </w:pPr>
      <w:r>
        <w:rPr>
          <w:noProof/>
        </w:rPr>
        <w:t>1.2) Installing the Android SDK</w:t>
      </w:r>
      <w:r>
        <w:rPr>
          <w:noProof/>
        </w:rPr>
        <w:tab/>
      </w:r>
      <w:r>
        <w:rPr>
          <w:noProof/>
        </w:rPr>
        <w:fldChar w:fldCharType="begin"/>
      </w:r>
      <w:r>
        <w:rPr>
          <w:noProof/>
        </w:rPr>
        <w:instrText xml:space="preserve"> PAGEREF _Toc469336536 \h </w:instrText>
      </w:r>
      <w:r>
        <w:rPr>
          <w:noProof/>
        </w:rPr>
      </w:r>
      <w:r>
        <w:rPr>
          <w:noProof/>
        </w:rPr>
        <w:fldChar w:fldCharType="separate"/>
      </w:r>
      <w:r w:rsidR="00131EA9">
        <w:rPr>
          <w:noProof/>
        </w:rPr>
        <w:t>2</w:t>
      </w:r>
      <w:r>
        <w:rPr>
          <w:noProof/>
        </w:rPr>
        <w:fldChar w:fldCharType="end"/>
      </w:r>
    </w:p>
    <w:p w14:paraId="56E37ECD" w14:textId="4558DD10" w:rsidR="00E65EFD" w:rsidRDefault="00E65EFD">
      <w:pPr>
        <w:pStyle w:val="TOC1"/>
        <w:tabs>
          <w:tab w:val="right" w:pos="9350"/>
        </w:tabs>
        <w:rPr>
          <w:rFonts w:asciiTheme="minorHAnsi" w:eastAsiaTheme="minorEastAsia" w:hAnsiTheme="minorHAnsi"/>
          <w:b w:val="0"/>
          <w:bCs w:val="0"/>
          <w:caps w:val="0"/>
          <w:noProof/>
          <w:sz w:val="24"/>
          <w:szCs w:val="24"/>
          <w:u w:val="none"/>
          <w:lang w:bidi="he-IL"/>
        </w:rPr>
      </w:pPr>
      <w:r>
        <w:rPr>
          <w:noProof/>
        </w:rPr>
        <w:t xml:space="preserve">2) Using the Android </w:t>
      </w:r>
      <w:del w:id="12" w:author="Bernal-Cardenas, Carlos" w:date="2019-02-03T23:41:00Z">
        <w:r w:rsidDel="00717D74">
          <w:rPr>
            <w:noProof/>
          </w:rPr>
          <w:delText>UI Helper</w:delText>
        </w:r>
      </w:del>
      <w:ins w:id="13" w:author="Bernal-Cardenas, Carlos" w:date="2019-02-03T23:41:00Z">
        <w:r w:rsidR="00717D74">
          <w:rPr>
            <w:noProof/>
          </w:rPr>
          <w:t>Video capture tool</w:t>
        </w:r>
      </w:ins>
      <w:r>
        <w:rPr>
          <w:noProof/>
        </w:rPr>
        <w:tab/>
      </w:r>
      <w:r>
        <w:rPr>
          <w:noProof/>
        </w:rPr>
        <w:fldChar w:fldCharType="begin"/>
      </w:r>
      <w:r>
        <w:rPr>
          <w:noProof/>
        </w:rPr>
        <w:instrText xml:space="preserve"> PAGEREF _Toc469336537 \h </w:instrText>
      </w:r>
      <w:r>
        <w:rPr>
          <w:noProof/>
        </w:rPr>
      </w:r>
      <w:r>
        <w:rPr>
          <w:noProof/>
        </w:rPr>
        <w:fldChar w:fldCharType="separate"/>
      </w:r>
      <w:r w:rsidR="00131EA9">
        <w:rPr>
          <w:noProof/>
        </w:rPr>
        <w:t>3</w:t>
      </w:r>
      <w:r>
        <w:rPr>
          <w:noProof/>
        </w:rPr>
        <w:fldChar w:fldCharType="end"/>
      </w:r>
    </w:p>
    <w:p w14:paraId="70846D97" w14:textId="2337A902" w:rsidR="00E65EFD" w:rsidRDefault="00E65EFD">
      <w:pPr>
        <w:pStyle w:val="TOC2"/>
        <w:tabs>
          <w:tab w:val="right" w:pos="9350"/>
        </w:tabs>
        <w:rPr>
          <w:rFonts w:asciiTheme="minorHAnsi" w:eastAsiaTheme="minorEastAsia" w:hAnsiTheme="minorHAnsi"/>
          <w:b w:val="0"/>
          <w:bCs w:val="0"/>
          <w:smallCaps w:val="0"/>
          <w:noProof/>
          <w:sz w:val="24"/>
          <w:szCs w:val="24"/>
          <w:lang w:bidi="he-IL"/>
        </w:rPr>
      </w:pPr>
      <w:r>
        <w:rPr>
          <w:noProof/>
        </w:rPr>
        <w:t>2.1) Tool Description</w:t>
      </w:r>
      <w:del w:id="14" w:author="Bernal-Cardenas, Carlos" w:date="2019-02-04T00:00:00Z">
        <w:r w:rsidDel="00F66F32">
          <w:rPr>
            <w:noProof/>
          </w:rPr>
          <w:delText xml:space="preserve"> &amp; Setup Procedure</w:delText>
        </w:r>
      </w:del>
      <w:r>
        <w:rPr>
          <w:noProof/>
        </w:rPr>
        <w:tab/>
      </w:r>
      <w:r>
        <w:rPr>
          <w:noProof/>
        </w:rPr>
        <w:fldChar w:fldCharType="begin"/>
      </w:r>
      <w:r>
        <w:rPr>
          <w:noProof/>
        </w:rPr>
        <w:instrText xml:space="preserve"> PAGEREF _Toc469336538 \h </w:instrText>
      </w:r>
      <w:r>
        <w:rPr>
          <w:noProof/>
        </w:rPr>
      </w:r>
      <w:r>
        <w:rPr>
          <w:noProof/>
        </w:rPr>
        <w:fldChar w:fldCharType="separate"/>
      </w:r>
      <w:r w:rsidR="00131EA9">
        <w:rPr>
          <w:noProof/>
        </w:rPr>
        <w:t>3</w:t>
      </w:r>
      <w:r>
        <w:rPr>
          <w:noProof/>
        </w:rPr>
        <w:fldChar w:fldCharType="end"/>
      </w:r>
    </w:p>
    <w:p w14:paraId="236D2202" w14:textId="335A4126" w:rsidR="00E65EFD" w:rsidRDefault="00E65EFD">
      <w:pPr>
        <w:pStyle w:val="TOC2"/>
        <w:tabs>
          <w:tab w:val="right" w:pos="9350"/>
        </w:tabs>
        <w:rPr>
          <w:rFonts w:asciiTheme="minorHAnsi" w:eastAsiaTheme="minorEastAsia" w:hAnsiTheme="minorHAnsi"/>
          <w:b w:val="0"/>
          <w:bCs w:val="0"/>
          <w:smallCaps w:val="0"/>
          <w:noProof/>
          <w:sz w:val="24"/>
          <w:szCs w:val="24"/>
          <w:lang w:bidi="he-IL"/>
        </w:rPr>
      </w:pPr>
      <w:r>
        <w:rPr>
          <w:noProof/>
        </w:rPr>
        <w:t xml:space="preserve">2.2) Android </w:t>
      </w:r>
      <w:del w:id="15" w:author="Bernal-Cardenas, Carlos" w:date="2019-02-04T00:00:00Z">
        <w:r w:rsidDel="00F66F32">
          <w:rPr>
            <w:noProof/>
          </w:rPr>
          <w:delText>UI-Helper</w:delText>
        </w:r>
      </w:del>
      <w:ins w:id="16" w:author="Bernal-Cardenas, Carlos" w:date="2019-02-04T00:00:00Z">
        <w:r w:rsidR="00F66F32">
          <w:rPr>
            <w:noProof/>
          </w:rPr>
          <w:t>VCT</w:t>
        </w:r>
      </w:ins>
      <w:r>
        <w:rPr>
          <w:noProof/>
        </w:rPr>
        <w:t xml:space="preserve"> Usage Information</w:t>
      </w:r>
      <w:r>
        <w:rPr>
          <w:noProof/>
        </w:rPr>
        <w:tab/>
      </w:r>
      <w:r>
        <w:rPr>
          <w:noProof/>
        </w:rPr>
        <w:fldChar w:fldCharType="begin"/>
      </w:r>
      <w:r>
        <w:rPr>
          <w:noProof/>
        </w:rPr>
        <w:instrText xml:space="preserve"> PAGEREF _Toc469336539 \h </w:instrText>
      </w:r>
      <w:r>
        <w:rPr>
          <w:noProof/>
        </w:rPr>
      </w:r>
      <w:r>
        <w:rPr>
          <w:noProof/>
        </w:rPr>
        <w:fldChar w:fldCharType="separate"/>
      </w:r>
      <w:r w:rsidR="00131EA9">
        <w:rPr>
          <w:noProof/>
        </w:rPr>
        <w:t>4</w:t>
      </w:r>
      <w:r>
        <w:rPr>
          <w:noProof/>
        </w:rPr>
        <w:fldChar w:fldCharType="end"/>
      </w:r>
    </w:p>
    <w:p w14:paraId="2CBE6CC9" w14:textId="2280E915" w:rsidR="00E65EFD" w:rsidDel="00F66F32" w:rsidRDefault="00E65EFD">
      <w:pPr>
        <w:pStyle w:val="TOC1"/>
        <w:tabs>
          <w:tab w:val="right" w:pos="9350"/>
        </w:tabs>
        <w:rPr>
          <w:del w:id="17" w:author="Bernal-Cardenas, Carlos" w:date="2019-02-04T00:00:00Z"/>
          <w:rFonts w:asciiTheme="minorHAnsi" w:eastAsiaTheme="minorEastAsia" w:hAnsiTheme="minorHAnsi"/>
          <w:b w:val="0"/>
          <w:bCs w:val="0"/>
          <w:caps w:val="0"/>
          <w:noProof/>
          <w:sz w:val="24"/>
          <w:szCs w:val="24"/>
          <w:u w:val="none"/>
          <w:lang w:bidi="he-IL"/>
        </w:rPr>
      </w:pPr>
      <w:del w:id="18" w:author="Bernal-Cardenas, Carlos" w:date="2019-02-04T00:00:00Z">
        <w:r w:rsidDel="00F66F32">
          <w:rPr>
            <w:noProof/>
          </w:rPr>
          <w:delText>3) Using the Android GUI-Verification Tool</w:delText>
        </w:r>
        <w:r w:rsidDel="00F66F32">
          <w:rPr>
            <w:noProof/>
          </w:rPr>
          <w:tab/>
        </w:r>
        <w:r w:rsidDel="00F66F32">
          <w:rPr>
            <w:b w:val="0"/>
            <w:bCs w:val="0"/>
            <w:caps w:val="0"/>
            <w:noProof/>
          </w:rPr>
          <w:fldChar w:fldCharType="begin"/>
        </w:r>
        <w:r w:rsidRPr="00F66F32" w:rsidDel="00F66F32">
          <w:rPr>
            <w:b w:val="0"/>
            <w:bCs w:val="0"/>
            <w:caps w:val="0"/>
            <w:noProof/>
          </w:rPr>
          <w:delInstrText xml:space="preserve"> PAGEREF _Toc469336540 \h </w:delInstrText>
        </w:r>
        <w:r w:rsidDel="00F66F32">
          <w:rPr>
            <w:b w:val="0"/>
            <w:bCs w:val="0"/>
            <w:caps w:val="0"/>
            <w:noProof/>
          </w:rPr>
        </w:r>
        <w:r w:rsidDel="00F66F32">
          <w:rPr>
            <w:b w:val="0"/>
            <w:bCs w:val="0"/>
            <w:caps w:val="0"/>
            <w:noProof/>
          </w:rPr>
          <w:fldChar w:fldCharType="separate"/>
        </w:r>
      </w:del>
      <w:r w:rsidR="00131EA9">
        <w:rPr>
          <w:b w:val="0"/>
          <w:bCs w:val="0"/>
          <w:caps w:val="0"/>
          <w:noProof/>
        </w:rPr>
        <w:t>4</w:t>
      </w:r>
      <w:del w:id="19" w:author="Bernal-Cardenas, Carlos" w:date="2019-02-04T00:00:00Z">
        <w:r w:rsidDel="00F66F32">
          <w:rPr>
            <w:b w:val="0"/>
            <w:bCs w:val="0"/>
            <w:caps w:val="0"/>
            <w:noProof/>
          </w:rPr>
          <w:fldChar w:fldCharType="end"/>
        </w:r>
      </w:del>
    </w:p>
    <w:p w14:paraId="20602E7E" w14:textId="68FBED29" w:rsidR="00E65EFD" w:rsidDel="00F66F32" w:rsidRDefault="00E65EFD">
      <w:pPr>
        <w:pStyle w:val="TOC2"/>
        <w:tabs>
          <w:tab w:val="right" w:pos="9350"/>
        </w:tabs>
        <w:rPr>
          <w:del w:id="20" w:author="Bernal-Cardenas, Carlos" w:date="2019-02-04T00:00:00Z"/>
          <w:rFonts w:asciiTheme="minorHAnsi" w:eastAsiaTheme="minorEastAsia" w:hAnsiTheme="minorHAnsi"/>
          <w:b w:val="0"/>
          <w:bCs w:val="0"/>
          <w:smallCaps w:val="0"/>
          <w:noProof/>
          <w:sz w:val="24"/>
          <w:szCs w:val="24"/>
          <w:lang w:bidi="he-IL"/>
        </w:rPr>
      </w:pPr>
      <w:del w:id="21" w:author="Bernal-Cardenas, Carlos" w:date="2019-02-04T00:00:00Z">
        <w:r w:rsidDel="00F66F32">
          <w:rPr>
            <w:noProof/>
          </w:rPr>
          <w:delText>3.1) Tool Description and Setup Procedure</w:delText>
        </w:r>
        <w:r w:rsidDel="00F66F32">
          <w:rPr>
            <w:noProof/>
          </w:rPr>
          <w:tab/>
        </w:r>
        <w:r w:rsidDel="00F66F32">
          <w:rPr>
            <w:b w:val="0"/>
            <w:bCs w:val="0"/>
            <w:smallCaps w:val="0"/>
            <w:noProof/>
          </w:rPr>
          <w:fldChar w:fldCharType="begin"/>
        </w:r>
        <w:r w:rsidDel="00F66F32">
          <w:rPr>
            <w:noProof/>
          </w:rPr>
          <w:delInstrText xml:space="preserve"> PAGEREF _Toc469336541 \h </w:delInstrText>
        </w:r>
        <w:r w:rsidDel="00F66F32">
          <w:rPr>
            <w:b w:val="0"/>
            <w:bCs w:val="0"/>
            <w:smallCaps w:val="0"/>
            <w:noProof/>
          </w:rPr>
        </w:r>
        <w:r w:rsidDel="00F66F32">
          <w:rPr>
            <w:b w:val="0"/>
            <w:bCs w:val="0"/>
            <w:smallCaps w:val="0"/>
            <w:noProof/>
          </w:rPr>
          <w:fldChar w:fldCharType="separate"/>
        </w:r>
      </w:del>
      <w:r w:rsidR="00131EA9">
        <w:rPr>
          <w:noProof/>
        </w:rPr>
        <w:t>4</w:t>
      </w:r>
      <w:del w:id="22" w:author="Bernal-Cardenas, Carlos" w:date="2019-02-04T00:00:00Z">
        <w:r w:rsidDel="00F66F32">
          <w:rPr>
            <w:b w:val="0"/>
            <w:bCs w:val="0"/>
            <w:smallCaps w:val="0"/>
            <w:noProof/>
          </w:rPr>
          <w:fldChar w:fldCharType="end"/>
        </w:r>
      </w:del>
    </w:p>
    <w:p w14:paraId="24E45897" w14:textId="068B5F4B" w:rsidR="00E65EFD" w:rsidDel="00F66F32" w:rsidRDefault="00E65EFD">
      <w:pPr>
        <w:pStyle w:val="TOC3"/>
        <w:tabs>
          <w:tab w:val="right" w:pos="9350"/>
        </w:tabs>
        <w:rPr>
          <w:del w:id="23" w:author="Bernal-Cardenas, Carlos" w:date="2019-02-04T00:00:00Z"/>
          <w:rFonts w:asciiTheme="minorHAnsi" w:eastAsiaTheme="minorEastAsia" w:hAnsiTheme="minorHAnsi"/>
          <w:smallCaps w:val="0"/>
          <w:noProof/>
          <w:sz w:val="24"/>
          <w:szCs w:val="24"/>
          <w:lang w:bidi="he-IL"/>
        </w:rPr>
      </w:pPr>
      <w:del w:id="24" w:author="Bernal-Cardenas, Carlos" w:date="2019-02-04T00:00:00Z">
        <w:r w:rsidDel="00F66F32">
          <w:rPr>
            <w:noProof/>
          </w:rPr>
          <w:delText>3.1.1) Generating the Android UI-Dump and Screenshot Files</w:delText>
        </w:r>
        <w:r w:rsidDel="00F66F32">
          <w:rPr>
            <w:noProof/>
          </w:rPr>
          <w:tab/>
        </w:r>
        <w:r w:rsidDel="00F66F32">
          <w:rPr>
            <w:smallCaps w:val="0"/>
            <w:noProof/>
          </w:rPr>
          <w:fldChar w:fldCharType="begin"/>
        </w:r>
        <w:r w:rsidDel="00F66F32">
          <w:rPr>
            <w:noProof/>
          </w:rPr>
          <w:delInstrText xml:space="preserve"> PAGEREF _Toc469336542 \h </w:delInstrText>
        </w:r>
        <w:r w:rsidDel="00F66F32">
          <w:rPr>
            <w:smallCaps w:val="0"/>
            <w:noProof/>
          </w:rPr>
        </w:r>
        <w:r w:rsidDel="00F66F32">
          <w:rPr>
            <w:smallCaps w:val="0"/>
            <w:noProof/>
          </w:rPr>
          <w:fldChar w:fldCharType="separate"/>
        </w:r>
      </w:del>
      <w:r w:rsidR="00131EA9">
        <w:rPr>
          <w:noProof/>
        </w:rPr>
        <w:t>4</w:t>
      </w:r>
      <w:del w:id="25" w:author="Bernal-Cardenas, Carlos" w:date="2019-02-04T00:00:00Z">
        <w:r w:rsidDel="00F66F32">
          <w:rPr>
            <w:smallCaps w:val="0"/>
            <w:noProof/>
          </w:rPr>
          <w:fldChar w:fldCharType="end"/>
        </w:r>
      </w:del>
    </w:p>
    <w:p w14:paraId="672750E6" w14:textId="6A7E4CB4" w:rsidR="00E65EFD" w:rsidDel="00F66F32" w:rsidRDefault="00E65EFD">
      <w:pPr>
        <w:pStyle w:val="TOC3"/>
        <w:tabs>
          <w:tab w:val="right" w:pos="9350"/>
        </w:tabs>
        <w:rPr>
          <w:del w:id="26" w:author="Bernal-Cardenas, Carlos" w:date="2019-02-04T00:00:00Z"/>
          <w:rFonts w:asciiTheme="minorHAnsi" w:eastAsiaTheme="minorEastAsia" w:hAnsiTheme="minorHAnsi"/>
          <w:smallCaps w:val="0"/>
          <w:noProof/>
          <w:sz w:val="24"/>
          <w:szCs w:val="24"/>
          <w:lang w:bidi="he-IL"/>
        </w:rPr>
      </w:pPr>
      <w:del w:id="27" w:author="Bernal-Cardenas, Carlos" w:date="2019-02-04T00:00:00Z">
        <w:r w:rsidDel="00F66F32">
          <w:rPr>
            <w:noProof/>
          </w:rPr>
          <w:delText>3.1.2) Generating the Proper Marketch File</w:delText>
        </w:r>
        <w:r w:rsidDel="00F66F32">
          <w:rPr>
            <w:noProof/>
          </w:rPr>
          <w:tab/>
        </w:r>
        <w:r w:rsidDel="00F66F32">
          <w:rPr>
            <w:smallCaps w:val="0"/>
            <w:noProof/>
          </w:rPr>
          <w:fldChar w:fldCharType="begin"/>
        </w:r>
        <w:r w:rsidDel="00F66F32">
          <w:rPr>
            <w:noProof/>
          </w:rPr>
          <w:delInstrText xml:space="preserve"> PAGEREF _Toc469336543 \h </w:delInstrText>
        </w:r>
        <w:r w:rsidDel="00F66F32">
          <w:rPr>
            <w:smallCaps w:val="0"/>
            <w:noProof/>
          </w:rPr>
        </w:r>
        <w:r w:rsidDel="00F66F32">
          <w:rPr>
            <w:smallCaps w:val="0"/>
            <w:noProof/>
          </w:rPr>
          <w:fldChar w:fldCharType="separate"/>
        </w:r>
      </w:del>
      <w:r w:rsidR="00131EA9">
        <w:rPr>
          <w:noProof/>
        </w:rPr>
        <w:t>4</w:t>
      </w:r>
      <w:del w:id="28" w:author="Bernal-Cardenas, Carlos" w:date="2019-02-04T00:00:00Z">
        <w:r w:rsidDel="00F66F32">
          <w:rPr>
            <w:smallCaps w:val="0"/>
            <w:noProof/>
          </w:rPr>
          <w:fldChar w:fldCharType="end"/>
        </w:r>
      </w:del>
    </w:p>
    <w:p w14:paraId="6A5782A9" w14:textId="751E8E52" w:rsidR="00E65EFD" w:rsidDel="00F66F32" w:rsidRDefault="00E65EFD">
      <w:pPr>
        <w:pStyle w:val="TOC2"/>
        <w:tabs>
          <w:tab w:val="right" w:pos="9350"/>
        </w:tabs>
        <w:rPr>
          <w:del w:id="29" w:author="Bernal-Cardenas, Carlos" w:date="2019-02-04T00:00:00Z"/>
          <w:rFonts w:asciiTheme="minorHAnsi" w:eastAsiaTheme="minorEastAsia" w:hAnsiTheme="minorHAnsi"/>
          <w:b w:val="0"/>
          <w:bCs w:val="0"/>
          <w:smallCaps w:val="0"/>
          <w:noProof/>
          <w:sz w:val="24"/>
          <w:szCs w:val="24"/>
          <w:lang w:bidi="he-IL"/>
        </w:rPr>
      </w:pPr>
      <w:del w:id="30" w:author="Bernal-Cardenas, Carlos" w:date="2019-02-04T00:00:00Z">
        <w:r w:rsidDel="00F66F32">
          <w:rPr>
            <w:noProof/>
          </w:rPr>
          <w:delText>2.2) GUI-Verification Tool Usage information</w:delText>
        </w:r>
        <w:r w:rsidDel="00F66F32">
          <w:rPr>
            <w:noProof/>
          </w:rPr>
          <w:tab/>
        </w:r>
        <w:r w:rsidDel="00F66F32">
          <w:rPr>
            <w:b w:val="0"/>
            <w:bCs w:val="0"/>
            <w:smallCaps w:val="0"/>
            <w:noProof/>
          </w:rPr>
          <w:fldChar w:fldCharType="begin"/>
        </w:r>
        <w:r w:rsidDel="00F66F32">
          <w:rPr>
            <w:noProof/>
          </w:rPr>
          <w:delInstrText xml:space="preserve"> PAGEREF _Toc469336544 \h </w:delInstrText>
        </w:r>
        <w:r w:rsidDel="00F66F32">
          <w:rPr>
            <w:b w:val="0"/>
            <w:bCs w:val="0"/>
            <w:smallCaps w:val="0"/>
            <w:noProof/>
          </w:rPr>
        </w:r>
        <w:r w:rsidDel="00F66F32">
          <w:rPr>
            <w:b w:val="0"/>
            <w:bCs w:val="0"/>
            <w:smallCaps w:val="0"/>
            <w:noProof/>
          </w:rPr>
          <w:fldChar w:fldCharType="separate"/>
        </w:r>
      </w:del>
      <w:r w:rsidR="00131EA9">
        <w:rPr>
          <w:noProof/>
        </w:rPr>
        <w:t>4</w:t>
      </w:r>
      <w:del w:id="31" w:author="Bernal-Cardenas, Carlos" w:date="2019-02-04T00:00:00Z">
        <w:r w:rsidDel="00F66F32">
          <w:rPr>
            <w:b w:val="0"/>
            <w:bCs w:val="0"/>
            <w:smallCaps w:val="0"/>
            <w:noProof/>
          </w:rPr>
          <w:fldChar w:fldCharType="end"/>
        </w:r>
      </w:del>
    </w:p>
    <w:p w14:paraId="11DC88FF" w14:textId="77777777" w:rsidR="001D3683" w:rsidRDefault="001D3683" w:rsidP="001D3683">
      <w:pPr>
        <w:jc w:val="both"/>
        <w:rPr>
          <w:szCs w:val="20"/>
        </w:rPr>
      </w:pPr>
      <w:r>
        <w:rPr>
          <w:szCs w:val="20"/>
        </w:rPr>
        <w:fldChar w:fldCharType="end"/>
      </w:r>
    </w:p>
    <w:p w14:paraId="54806C90" w14:textId="77777777" w:rsidR="001D3683" w:rsidRDefault="001D3683" w:rsidP="001D3683">
      <w:pPr>
        <w:jc w:val="both"/>
        <w:rPr>
          <w:szCs w:val="20"/>
        </w:rPr>
      </w:pPr>
    </w:p>
    <w:p w14:paraId="5DD1A68E" w14:textId="77777777" w:rsidR="001D3683" w:rsidRDefault="001D3683">
      <w:pPr>
        <w:rPr>
          <w:szCs w:val="20"/>
        </w:rPr>
      </w:pPr>
      <w:r>
        <w:rPr>
          <w:szCs w:val="20"/>
        </w:rPr>
        <w:br w:type="page"/>
      </w:r>
    </w:p>
    <w:p w14:paraId="4EEF720C" w14:textId="04063CEE" w:rsidR="001D3683" w:rsidRDefault="009C13D6" w:rsidP="001D3683">
      <w:pPr>
        <w:pStyle w:val="Heading1"/>
      </w:pPr>
      <w:bookmarkStart w:id="32" w:name="_Toc469336534"/>
      <w:r>
        <w:rPr>
          <w:noProof/>
        </w:rPr>
        <w:lastRenderedPageBreak/>
        <w:drawing>
          <wp:anchor distT="0" distB="0" distL="114300" distR="114300" simplePos="0" relativeHeight="251670528" behindDoc="0" locked="0" layoutInCell="1" allowOverlap="1" wp14:anchorId="705C3D53" wp14:editId="15406C9F">
            <wp:simplePos x="0" y="0"/>
            <wp:positionH relativeFrom="column">
              <wp:posOffset>-816610</wp:posOffset>
            </wp:positionH>
            <wp:positionV relativeFrom="paragraph">
              <wp:posOffset>-259715</wp:posOffset>
            </wp:positionV>
            <wp:extent cx="502285" cy="233680"/>
            <wp:effectExtent l="0" t="0" r="5715" b="0"/>
            <wp:wrapNone/>
            <wp:docPr id="12" name="Picture 12"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285" cy="233680"/>
                    </a:xfrm>
                    <a:prstGeom prst="rect">
                      <a:avLst/>
                    </a:prstGeom>
                    <a:noFill/>
                    <a:ln>
                      <a:noFill/>
                    </a:ln>
                  </pic:spPr>
                </pic:pic>
              </a:graphicData>
            </a:graphic>
            <wp14:sizeRelH relativeFrom="page">
              <wp14:pctWidth>0</wp14:pctWidth>
            </wp14:sizeRelH>
            <wp14:sizeRelV relativeFrom="page">
              <wp14:pctHeight>0</wp14:pctHeight>
            </wp14:sizeRelV>
          </wp:anchor>
        </w:drawing>
      </w:r>
      <w:del w:id="33" w:author="Bernal-Cardenas, Carlos" w:date="2019-02-03T17:33:00Z">
        <w:r w:rsidDel="00877ED6">
          <w:rPr>
            <w:noProof/>
            <w:sz w:val="32"/>
          </w:rPr>
          <w:drawing>
            <wp:anchor distT="0" distB="0" distL="114300" distR="114300" simplePos="0" relativeHeight="251666432" behindDoc="0" locked="0" layoutInCell="1" allowOverlap="1" wp14:anchorId="43D4F54A" wp14:editId="7E5C2DD4">
              <wp:simplePos x="0" y="0"/>
              <wp:positionH relativeFrom="column">
                <wp:posOffset>-744855</wp:posOffset>
              </wp:positionH>
              <wp:positionV relativeFrom="paragraph">
                <wp:posOffset>51435</wp:posOffset>
              </wp:positionV>
              <wp:extent cx="339725" cy="340995"/>
              <wp:effectExtent l="0" t="0" r="0" b="0"/>
              <wp:wrapNone/>
              <wp:docPr id="10" name="Picture 10"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725" cy="340995"/>
                      </a:xfrm>
                      <a:prstGeom prst="rect">
                        <a:avLst/>
                      </a:prstGeom>
                      <a:noFill/>
                      <a:ln>
                        <a:noFill/>
                      </a:ln>
                    </pic:spPr>
                  </pic:pic>
                </a:graphicData>
              </a:graphic>
              <wp14:sizeRelH relativeFrom="page">
                <wp14:pctWidth>0</wp14:pctWidth>
              </wp14:sizeRelH>
              <wp14:sizeRelV relativeFrom="page">
                <wp14:pctHeight>0</wp14:pctHeight>
              </wp14:sizeRelV>
            </wp:anchor>
          </w:drawing>
        </w:r>
      </w:del>
      <w:r>
        <w:rPr>
          <w:noProof/>
          <w:sz w:val="32"/>
        </w:rPr>
        <w:drawing>
          <wp:anchor distT="0" distB="0" distL="114300" distR="114300" simplePos="0" relativeHeight="251667456" behindDoc="0" locked="0" layoutInCell="1" allowOverlap="1" wp14:anchorId="48C37E88" wp14:editId="53A78733">
            <wp:simplePos x="0" y="0"/>
            <wp:positionH relativeFrom="column">
              <wp:posOffset>-734695</wp:posOffset>
            </wp:positionH>
            <wp:positionV relativeFrom="paragraph">
              <wp:posOffset>-779780</wp:posOffset>
            </wp:positionV>
            <wp:extent cx="350520" cy="374650"/>
            <wp:effectExtent l="0" t="0" r="5080" b="6350"/>
            <wp:wrapNone/>
            <wp:docPr id="11" name="Picture 11"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C0CE3F4" wp14:editId="1233433F">
                <wp:simplePos x="0" y="0"/>
                <wp:positionH relativeFrom="column">
                  <wp:posOffset>-748665</wp:posOffset>
                </wp:positionH>
                <wp:positionV relativeFrom="paragraph">
                  <wp:posOffset>-337820</wp:posOffset>
                </wp:positionV>
                <wp:extent cx="2743200" cy="1270"/>
                <wp:effectExtent l="0" t="0" r="25400" b="49530"/>
                <wp:wrapNone/>
                <wp:docPr id="8" name="Straight Connector 8"/>
                <wp:cNvGraphicFramePr/>
                <a:graphic xmlns:a="http://schemas.openxmlformats.org/drawingml/2006/main">
                  <a:graphicData uri="http://schemas.microsoft.com/office/word/2010/wordprocessingShape">
                    <wps:wsp>
                      <wps:cNvCnPr/>
                      <wps:spPr>
                        <a:xfrm>
                          <a:off x="0" y="0"/>
                          <a:ext cx="2743200" cy="127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D58AAA5" id="Straight Connector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5pt,-26.55pt" to="157.05pt,-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" strokecolor="#538135 [2409]" strokeweight="2.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7C32D2EF" wp14:editId="660613D2">
                <wp:simplePos x="0" y="0"/>
                <wp:positionH relativeFrom="column">
                  <wp:posOffset>-296333</wp:posOffset>
                </wp:positionH>
                <wp:positionV relativeFrom="paragraph">
                  <wp:posOffset>-794808</wp:posOffset>
                </wp:positionV>
                <wp:extent cx="4868" cy="2400088"/>
                <wp:effectExtent l="0" t="0" r="46355" b="13335"/>
                <wp:wrapNone/>
                <wp:docPr id="9" name="Straight Connector 9"/>
                <wp:cNvGraphicFramePr/>
                <a:graphic xmlns:a="http://schemas.openxmlformats.org/drawingml/2006/main">
                  <a:graphicData uri="http://schemas.microsoft.com/office/word/2010/wordprocessingShape">
                    <wps:wsp>
                      <wps:cNvCnPr/>
                      <wps:spPr>
                        <a:xfrm flipV="1">
                          <a:off x="0" y="0"/>
                          <a:ext cx="4868" cy="2400088"/>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0155598E" id="Straight Connector 9"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5pt,-62.55pt" to="-22.95pt,1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" strokecolor="#538135 [2409]" strokeweight="2.5pt">
                <v:stroke joinstyle="miter"/>
              </v:line>
            </w:pict>
          </mc:Fallback>
        </mc:AlternateContent>
      </w:r>
      <w:r w:rsidR="001D3683" w:rsidRPr="001D3683">
        <w:t>1)</w:t>
      </w:r>
      <w:r w:rsidR="001D3683">
        <w:t xml:space="preserve"> Setting Up Your Environment</w:t>
      </w:r>
      <w:bookmarkEnd w:id="32"/>
    </w:p>
    <w:p w14:paraId="52F715BE" w14:textId="77777777" w:rsidR="001D3683" w:rsidRDefault="001D3683" w:rsidP="001D3683"/>
    <w:p w14:paraId="6C09FCA0" w14:textId="24E6FC84" w:rsidR="001D3683" w:rsidRDefault="001D3683" w:rsidP="001D3683">
      <w:pPr>
        <w:pStyle w:val="Heading2"/>
      </w:pPr>
      <w:bookmarkStart w:id="34" w:name="_Toc469336535"/>
      <w:r>
        <w:t>1.1) Installing Java</w:t>
      </w:r>
      <w:bookmarkEnd w:id="34"/>
    </w:p>
    <w:p w14:paraId="562D87D3" w14:textId="77777777" w:rsidR="001D3683" w:rsidRDefault="001D3683" w:rsidP="001D3683"/>
    <w:p w14:paraId="2BC093AD" w14:textId="4D1FCE07" w:rsidR="001D3683" w:rsidRDefault="001D3683" w:rsidP="00A42263">
      <w:pPr>
        <w:jc w:val="both"/>
      </w:pPr>
      <w:r>
        <w:tab/>
      </w:r>
      <w:r w:rsidR="00A42263">
        <w:t xml:space="preserve">To run the </w:t>
      </w:r>
      <w:del w:id="35" w:author="Bernal-Cardenas, Carlos" w:date="2019-02-03T17:34:00Z">
        <w:r w:rsidR="00A42263" w:rsidDel="00877ED6">
          <w:delText>GUI</w:delText>
        </w:r>
        <w:r w:rsidDel="00877ED6">
          <w:delText>-Verification</w:delText>
        </w:r>
      </w:del>
      <w:ins w:id="36" w:author="Bernal-Cardenas, Carlos" w:date="2019-02-03T17:34:00Z">
        <w:r w:rsidR="00877ED6">
          <w:t xml:space="preserve">Video </w:t>
        </w:r>
      </w:ins>
      <w:ins w:id="37" w:author="Bernal-Cardenas, Carlos" w:date="2019-02-03T23:39:00Z">
        <w:r w:rsidR="00A02F78">
          <w:t>Capture</w:t>
        </w:r>
      </w:ins>
      <w:r>
        <w:t xml:space="preserve"> Tool (</w:t>
      </w:r>
      <w:del w:id="38" w:author="Bernal-Cardenas, Carlos" w:date="2019-02-03T17:34:00Z">
        <w:r w:rsidDel="00877ED6">
          <w:delText>GVT</w:delText>
        </w:r>
      </w:del>
      <w:ins w:id="39" w:author="Bernal-Cardenas, Carlos" w:date="2019-02-03T17:34:00Z">
        <w:r w:rsidR="00877ED6">
          <w:t>VCT</w:t>
        </w:r>
      </w:ins>
      <w:r>
        <w:t xml:space="preserve">) you will need to </w:t>
      </w:r>
      <w:r w:rsidR="00A42263">
        <w:t xml:space="preserve">install Java and set up the proper path variables on your machine.  We built the </w:t>
      </w:r>
      <w:del w:id="40" w:author="Bernal-Cardenas, Carlos" w:date="2019-02-03T22:42:00Z">
        <w:r w:rsidR="00A42263" w:rsidDel="005734B8">
          <w:delText>G</w:delText>
        </w:r>
      </w:del>
      <w:r w:rsidR="00A42263">
        <w:t>V</w:t>
      </w:r>
      <w:ins w:id="41" w:author="Bernal-Cardenas, Carlos" w:date="2019-02-03T22:42:00Z">
        <w:r w:rsidR="005734B8">
          <w:t>C</w:t>
        </w:r>
      </w:ins>
      <w:r w:rsidR="00A42263">
        <w:t xml:space="preserve">T using Java to help facilitate the tool working across different </w:t>
      </w:r>
      <w:r w:rsidR="00924CA2">
        <w:t>Operating Systems and computing environments.  Installing Java is a relatively simple procedure, just follow one of the guides below if you need to install it.</w:t>
      </w:r>
    </w:p>
    <w:p w14:paraId="15EE2E84" w14:textId="3BA214B2" w:rsidR="00924CA2" w:rsidRDefault="00924CA2" w:rsidP="00A42263">
      <w:pPr>
        <w:jc w:val="both"/>
      </w:pPr>
    </w:p>
    <w:p w14:paraId="6D7B292F" w14:textId="410F6A79" w:rsidR="00924CA2" w:rsidRDefault="00924CA2" w:rsidP="00CF5F40">
      <w:r w:rsidRPr="00CF5F40">
        <w:rPr>
          <w:u w:val="single"/>
        </w:rPr>
        <w:t>Installation Guide for Windows:</w:t>
      </w:r>
      <w:r>
        <w:t xml:space="preserve"> </w:t>
      </w:r>
      <w:hyperlink r:id="rId11" w:history="1">
        <w:r w:rsidR="00CF5F40" w:rsidRPr="00330D3E">
          <w:rPr>
            <w:rStyle w:val="Hyperlink"/>
          </w:rPr>
          <w:t>http://docs.oracle.com/javase/7/docs/webnotes/install/windows/jdk-installation-windows.html</w:t>
        </w:r>
      </w:hyperlink>
    </w:p>
    <w:p w14:paraId="28E7E8DC" w14:textId="47F5B7C1" w:rsidR="00CF5F40" w:rsidRDefault="00CF5F40" w:rsidP="00CF5F40"/>
    <w:p w14:paraId="63DD1244" w14:textId="77777777" w:rsidR="00CF5F40" w:rsidRDefault="00CF5F40" w:rsidP="00CF5F40">
      <w:r w:rsidRPr="00CF5F40">
        <w:rPr>
          <w:u w:val="single"/>
        </w:rPr>
        <w:t>Installation Guide for Mac:</w:t>
      </w:r>
      <w:r>
        <w:t xml:space="preserve"> </w:t>
      </w:r>
      <w:hyperlink r:id="rId12" w:history="1">
        <w:r w:rsidRPr="00330D3E">
          <w:rPr>
            <w:rStyle w:val="Hyperlink"/>
          </w:rPr>
          <w:t>http://docs.oracle.com/javase/7/docs/webnotes/install/mac/mac-jdk.html</w:t>
        </w:r>
      </w:hyperlink>
    </w:p>
    <w:p w14:paraId="3312AC72" w14:textId="77777777" w:rsidR="00CF5F40" w:rsidRDefault="00CF5F40" w:rsidP="00CF5F40"/>
    <w:p w14:paraId="6E6E60E9" w14:textId="02E64CCF" w:rsidR="00CF5F40" w:rsidRDefault="00CF5F40" w:rsidP="00CF5F40">
      <w:r w:rsidRPr="00CF5F40">
        <w:rPr>
          <w:u w:val="single"/>
        </w:rPr>
        <w:t>Installation Guide for Linux:</w:t>
      </w:r>
      <w:r>
        <w:t xml:space="preserve"> </w:t>
      </w:r>
      <w:hyperlink r:id="rId13" w:history="1">
        <w:r w:rsidRPr="00330D3E">
          <w:rPr>
            <w:rStyle w:val="Hyperlink"/>
          </w:rPr>
          <w:t>http://docs.oracle.com/javase/7/docs/webnotes/install/linux/linux-jdk.html</w:t>
        </w:r>
      </w:hyperlink>
    </w:p>
    <w:p w14:paraId="1B88C022" w14:textId="77777777" w:rsidR="00CF5F40" w:rsidRDefault="00CF5F40" w:rsidP="00CF5F40"/>
    <w:p w14:paraId="73383FBE" w14:textId="7FA6E1EC" w:rsidR="00AA33AB" w:rsidRDefault="002D35C7" w:rsidP="002D35C7">
      <w:pPr>
        <w:pStyle w:val="Heading2"/>
      </w:pPr>
      <w:bookmarkStart w:id="42" w:name="_Toc469336536"/>
      <w:r>
        <w:t>1.2) Installing the Android</w:t>
      </w:r>
      <w:r w:rsidR="00ED527A">
        <w:t xml:space="preserve"> </w:t>
      </w:r>
      <w:r>
        <w:t>SDK</w:t>
      </w:r>
      <w:bookmarkEnd w:id="42"/>
    </w:p>
    <w:p w14:paraId="7AC8BC4B" w14:textId="77777777" w:rsidR="00A81969" w:rsidRDefault="00A81969" w:rsidP="00A81969"/>
    <w:p w14:paraId="738F1936" w14:textId="1A90E6F4" w:rsidR="00FB263F" w:rsidRDefault="00FB263F" w:rsidP="001A0F50">
      <w:pPr>
        <w:jc w:val="both"/>
      </w:pPr>
      <w:r>
        <w:tab/>
      </w:r>
      <w:r w:rsidR="001A0F50">
        <w:t>To</w:t>
      </w:r>
      <w:r>
        <w:t xml:space="preserve"> run the </w:t>
      </w:r>
      <w:proofErr w:type="spellStart"/>
      <w:ins w:id="43" w:author="Bernal-Cardenas, Carlos" w:date="2019-02-03T23:39:00Z">
        <w:r w:rsidR="00717D74">
          <w:t>screen</w:t>
        </w:r>
      </w:ins>
      <w:ins w:id="44" w:author="Bernal-Cardenas, Carlos" w:date="2019-02-03T23:40:00Z">
        <w:r w:rsidR="00717D74">
          <w:t>record</w:t>
        </w:r>
        <w:proofErr w:type="spellEnd"/>
        <w:r w:rsidR="00717D74">
          <w:t xml:space="preserve"> tool </w:t>
        </w:r>
      </w:ins>
      <w:del w:id="45" w:author="Bernal-Cardenas, Carlos" w:date="2019-02-03T23:40:00Z">
        <w:r w:rsidR="001A0F50" w:rsidDel="00717D74">
          <w:delText xml:space="preserve">Android-UI-Helper </w:delText>
        </w:r>
      </w:del>
      <w:r w:rsidR="001A0F50">
        <w:t xml:space="preserve">which </w:t>
      </w:r>
      <w:del w:id="46" w:author="Bernal-Cardenas, Carlos" w:date="2019-02-03T23:40:00Z">
        <w:r w:rsidR="001A0F50" w:rsidDel="00717D74">
          <w:delText xml:space="preserve">extracts </w:delText>
        </w:r>
      </w:del>
      <w:ins w:id="47" w:author="Bernal-Cardenas, Carlos" w:date="2019-02-03T23:40:00Z">
        <w:r w:rsidR="00717D74">
          <w:t xml:space="preserve">records </w:t>
        </w:r>
      </w:ins>
      <w:del w:id="48" w:author="Bernal-Cardenas, Carlos" w:date="2019-02-03T23:40:00Z">
        <w:r w:rsidR="001A0F50" w:rsidDel="00717D74">
          <w:delText>screenshots and UI-dump xml files</w:delText>
        </w:r>
      </w:del>
      <w:ins w:id="49" w:author="Bernal-Cardenas, Carlos" w:date="2019-02-03T23:40:00Z">
        <w:r w:rsidR="00717D74">
          <w:t>the screen</w:t>
        </w:r>
      </w:ins>
      <w:r w:rsidR="001A0F50">
        <w:t xml:space="preserve"> from an app currently running on an Android device, you must first install the most recent version of the Android SDK.  This will allow our program to interface with a connected Android device or emulator connected to a PC or Mac.  </w:t>
      </w:r>
      <w:r w:rsidR="00C53F3F">
        <w:t xml:space="preserve">It is not necessary to install the full-fledged version of the SDK that includes Android Studio, but rather, you can simply download </w:t>
      </w:r>
      <w:r w:rsidR="009C13D6">
        <w:t>the SDK tools, and use the built-in installer to download the platform-tools.  This process involves the following steps:</w:t>
      </w:r>
    </w:p>
    <w:p w14:paraId="0F133420" w14:textId="5934E3D5" w:rsidR="009C13D6" w:rsidRDefault="009C13D6" w:rsidP="001A0F50">
      <w:pPr>
        <w:jc w:val="both"/>
      </w:pPr>
    </w:p>
    <w:p w14:paraId="3537FA0B" w14:textId="72B03BD1" w:rsidR="009C13D6" w:rsidRDefault="009C13D6" w:rsidP="009C13D6">
      <w:pPr>
        <w:pStyle w:val="ListParagraph"/>
        <w:numPr>
          <w:ilvl w:val="0"/>
          <w:numId w:val="2"/>
        </w:numPr>
      </w:pPr>
      <w:r>
        <w:t xml:space="preserve">Download the Android SDK command line tools (See Picture below) from the following link, you will need to scroll down to the bottom of the page for the correct download: </w:t>
      </w:r>
      <w:hyperlink r:id="rId14" w:history="1">
        <w:r w:rsidRPr="00330D3E">
          <w:rPr>
            <w:rStyle w:val="Hyperlink"/>
          </w:rPr>
          <w:t>https://developer.android.com/studio/index.html</w:t>
        </w:r>
      </w:hyperlink>
    </w:p>
    <w:p w14:paraId="3B89DDA2" w14:textId="77777777" w:rsidR="009C13D6" w:rsidRDefault="009C13D6" w:rsidP="009C13D6"/>
    <w:p w14:paraId="3DFB6D54" w14:textId="7FDC0FA2" w:rsidR="009C13D6" w:rsidRDefault="009C13D6" w:rsidP="009C13D6">
      <w:r>
        <w:rPr>
          <w:noProof/>
        </w:rPr>
        <w:drawing>
          <wp:inline distT="0" distB="0" distL="0" distR="0" wp14:anchorId="5E1DB2B9" wp14:editId="7BEE4BBA">
            <wp:extent cx="5943600" cy="2395855"/>
            <wp:effectExtent l="0" t="0" r="0" b="0"/>
            <wp:docPr id="13" name="Picture 13"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12%20at%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14:paraId="719E0A8D" w14:textId="77777777" w:rsidR="009C13D6" w:rsidRDefault="009C13D6" w:rsidP="009C13D6"/>
    <w:p w14:paraId="6DF3C2ED" w14:textId="6AB6E208" w:rsidR="009C13D6" w:rsidRDefault="009C13D6" w:rsidP="009C13D6">
      <w:pPr>
        <w:pStyle w:val="ListParagraph"/>
        <w:numPr>
          <w:ilvl w:val="0"/>
          <w:numId w:val="2"/>
        </w:numPr>
      </w:pPr>
      <w:r>
        <w:t>Unzip the file in the location of your choice.  For convenience, it is probably best to place this in your home or user directory.</w:t>
      </w:r>
    </w:p>
    <w:p w14:paraId="36B7BF4D" w14:textId="77777777" w:rsidR="00EE25B7" w:rsidRDefault="00EE25B7" w:rsidP="00EE25B7">
      <w:pPr>
        <w:pStyle w:val="ListParagraph"/>
      </w:pPr>
    </w:p>
    <w:p w14:paraId="35056942" w14:textId="0FEAFBBA" w:rsidR="000B0E17" w:rsidRDefault="00EE25B7" w:rsidP="000B0E17">
      <w:pPr>
        <w:pStyle w:val="ListParagraph"/>
        <w:numPr>
          <w:ilvl w:val="0"/>
          <w:numId w:val="2"/>
        </w:numPr>
      </w:pPr>
      <w:r>
        <w:t xml:space="preserve">After you unzip the file, navigate to the tools folder </w:t>
      </w:r>
      <w:r w:rsidR="009F744C">
        <w:t>and run</w:t>
      </w:r>
      <w:r w:rsidR="00556CB4">
        <w:t xml:space="preserve"> the android (or android.bat) executable file to bring up the SDK Manager.</w:t>
      </w:r>
    </w:p>
    <w:p w14:paraId="61D3521C" w14:textId="77777777" w:rsidR="00255EC4" w:rsidRDefault="00255EC4" w:rsidP="00255EC4"/>
    <w:p w14:paraId="244E5826" w14:textId="7D3268B7" w:rsidR="00255EC4" w:rsidDel="00717D74" w:rsidRDefault="00CD5F1E" w:rsidP="00255EC4">
      <w:pPr>
        <w:pStyle w:val="ListParagraph"/>
        <w:numPr>
          <w:ilvl w:val="0"/>
          <w:numId w:val="2"/>
        </w:numPr>
        <w:rPr>
          <w:del w:id="50" w:author="Bernal-Cardenas, Carlos" w:date="2019-02-03T23:43:00Z"/>
        </w:rPr>
      </w:pPr>
      <w:del w:id="51" w:author="Bernal-Cardenas, Carlos" w:date="2019-02-03T17:33:00Z">
        <w:r w:rsidDel="00877ED6">
          <w:rPr>
            <w:noProof/>
            <w:sz w:val="32"/>
            <w:szCs w:val="32"/>
            <w:u w:val="single"/>
          </w:rPr>
          <w:lastRenderedPageBreak/>
          <w:drawing>
            <wp:anchor distT="0" distB="0" distL="114300" distR="114300" simplePos="0" relativeHeight="251691008" behindDoc="0" locked="0" layoutInCell="1" allowOverlap="1" wp14:anchorId="6691143B" wp14:editId="2C6E1357">
              <wp:simplePos x="0" y="0"/>
              <wp:positionH relativeFrom="column">
                <wp:posOffset>-748665</wp:posOffset>
              </wp:positionH>
              <wp:positionV relativeFrom="paragraph">
                <wp:posOffset>114935</wp:posOffset>
              </wp:positionV>
              <wp:extent cx="339725" cy="340995"/>
              <wp:effectExtent l="0" t="0" r="0" b="0"/>
              <wp:wrapNone/>
              <wp:docPr id="43" name="Picture 43"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725" cy="340995"/>
                      </a:xfrm>
                      <a:prstGeom prst="rect">
                        <a:avLst/>
                      </a:prstGeom>
                      <a:noFill/>
                      <a:ln>
                        <a:noFill/>
                      </a:ln>
                    </pic:spPr>
                  </pic:pic>
                </a:graphicData>
              </a:graphic>
              <wp14:sizeRelH relativeFrom="page">
                <wp14:pctWidth>0</wp14:pctWidth>
              </wp14:sizeRelH>
              <wp14:sizeRelV relativeFrom="page">
                <wp14:pctHeight>0</wp14:pctHeight>
              </wp14:sizeRelV>
            </wp:anchor>
          </w:drawing>
        </w:r>
      </w:del>
      <w:r>
        <w:rPr>
          <w:noProof/>
          <w:sz w:val="32"/>
          <w:szCs w:val="32"/>
          <w:u w:val="single"/>
        </w:rPr>
        <w:drawing>
          <wp:anchor distT="0" distB="0" distL="114300" distR="114300" simplePos="0" relativeHeight="251692032" behindDoc="0" locked="0" layoutInCell="1" allowOverlap="1" wp14:anchorId="3CE7EDB4" wp14:editId="43C50531">
            <wp:simplePos x="0" y="0"/>
            <wp:positionH relativeFrom="column">
              <wp:posOffset>-738505</wp:posOffset>
            </wp:positionH>
            <wp:positionV relativeFrom="paragraph">
              <wp:posOffset>-716280</wp:posOffset>
            </wp:positionV>
            <wp:extent cx="350520" cy="374650"/>
            <wp:effectExtent l="0" t="0" r="5080" b="6350"/>
            <wp:wrapNone/>
            <wp:docPr id="44" name="Picture 44"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3D930BE7" wp14:editId="327B6B02">
                <wp:simplePos x="0" y="0"/>
                <wp:positionH relativeFrom="column">
                  <wp:posOffset>-752475</wp:posOffset>
                </wp:positionH>
                <wp:positionV relativeFrom="paragraph">
                  <wp:posOffset>-274320</wp:posOffset>
                </wp:positionV>
                <wp:extent cx="2743200" cy="1270"/>
                <wp:effectExtent l="0" t="0" r="25400" b="49530"/>
                <wp:wrapNone/>
                <wp:docPr id="41" name="Straight Connector 41"/>
                <wp:cNvGraphicFramePr/>
                <a:graphic xmlns:a="http://schemas.openxmlformats.org/drawingml/2006/main">
                  <a:graphicData uri="http://schemas.microsoft.com/office/word/2010/wordprocessingShape">
                    <wps:wsp>
                      <wps:cNvCnPr/>
                      <wps:spPr>
                        <a:xfrm>
                          <a:off x="0" y="0"/>
                          <a:ext cx="2743200" cy="127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3DCD911D" id="Straight Connector 4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1.55pt" to="156.75pt,-2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" strokecolor="#538135 [2409]" strokeweight="2.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24E0F3ED" wp14:editId="30F7EE3D">
                <wp:simplePos x="0" y="0"/>
                <wp:positionH relativeFrom="column">
                  <wp:posOffset>-300355</wp:posOffset>
                </wp:positionH>
                <wp:positionV relativeFrom="paragraph">
                  <wp:posOffset>-731520</wp:posOffset>
                </wp:positionV>
                <wp:extent cx="4445" cy="2399665"/>
                <wp:effectExtent l="0" t="0" r="46355" b="13335"/>
                <wp:wrapNone/>
                <wp:docPr id="42" name="Straight Connector 42"/>
                <wp:cNvGraphicFramePr/>
                <a:graphic xmlns:a="http://schemas.openxmlformats.org/drawingml/2006/main">
                  <a:graphicData uri="http://schemas.microsoft.com/office/word/2010/wordprocessingShape">
                    <wps:wsp>
                      <wps:cNvCnPr/>
                      <wps:spPr>
                        <a:xfrm flipV="1">
                          <a:off x="0" y="0"/>
                          <a:ext cx="4445" cy="2399665"/>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4EC5650A" id="Straight Connector 4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57.55pt" to="-23.3pt,13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" strokecolor="#538135 [2409]" strokeweight="2.5pt">
                <v:stroke joinstyle="miter"/>
              </v:line>
            </w:pict>
          </mc:Fallback>
        </mc:AlternateContent>
      </w:r>
      <w:r>
        <w:rPr>
          <w:noProof/>
        </w:rPr>
        <w:drawing>
          <wp:anchor distT="0" distB="0" distL="114300" distR="114300" simplePos="0" relativeHeight="251695104" behindDoc="0" locked="0" layoutInCell="1" allowOverlap="1" wp14:anchorId="79D393B1" wp14:editId="676F3959">
            <wp:simplePos x="0" y="0"/>
            <wp:positionH relativeFrom="column">
              <wp:posOffset>-819785</wp:posOffset>
            </wp:positionH>
            <wp:positionV relativeFrom="paragraph">
              <wp:posOffset>-196215</wp:posOffset>
            </wp:positionV>
            <wp:extent cx="502400" cy="234104"/>
            <wp:effectExtent l="0" t="0" r="5715" b="0"/>
            <wp:wrapNone/>
            <wp:docPr id="45" name="Picture 45"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00" cy="234104"/>
                    </a:xfrm>
                    <a:prstGeom prst="rect">
                      <a:avLst/>
                    </a:prstGeom>
                    <a:noFill/>
                    <a:ln>
                      <a:noFill/>
                    </a:ln>
                  </pic:spPr>
                </pic:pic>
              </a:graphicData>
            </a:graphic>
            <wp14:sizeRelH relativeFrom="page">
              <wp14:pctWidth>0</wp14:pctWidth>
            </wp14:sizeRelH>
            <wp14:sizeRelV relativeFrom="page">
              <wp14:pctHeight>0</wp14:pctHeight>
            </wp14:sizeRelV>
          </wp:anchor>
        </w:drawing>
      </w:r>
      <w:r w:rsidR="00255EC4">
        <w:rPr>
          <w:noProof/>
        </w:rPr>
        <mc:AlternateContent>
          <mc:Choice Requires="wps">
            <w:drawing>
              <wp:anchor distT="0" distB="0" distL="114300" distR="114300" simplePos="0" relativeHeight="251673600" behindDoc="0" locked="0" layoutInCell="1" allowOverlap="1" wp14:anchorId="0E7A8503" wp14:editId="4B33072B">
                <wp:simplePos x="0" y="0"/>
                <wp:positionH relativeFrom="column">
                  <wp:posOffset>4723977</wp:posOffset>
                </wp:positionH>
                <wp:positionV relativeFrom="paragraph">
                  <wp:posOffset>3589655</wp:posOffset>
                </wp:positionV>
                <wp:extent cx="1270000" cy="228600"/>
                <wp:effectExtent l="0" t="0" r="25400" b="25400"/>
                <wp:wrapNone/>
                <wp:docPr id="16" name="Rounded Rectangle 16"/>
                <wp:cNvGraphicFramePr/>
                <a:graphic xmlns:a="http://schemas.openxmlformats.org/drawingml/2006/main">
                  <a:graphicData uri="http://schemas.microsoft.com/office/word/2010/wordprocessingShape">
                    <wps:wsp>
                      <wps:cNvSpPr/>
                      <wps:spPr>
                        <a:xfrm flipV="1">
                          <a:off x="0" y="0"/>
                          <a:ext cx="1270000" cy="228600"/>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2D6D058B" id="Rounded Rectangle 16" o:spid="_x0000_s1026" style="position:absolute;margin-left:371.95pt;margin-top:282.65pt;width:100pt;height:18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" filled="f" strokecolor="#c00000" strokeweight="2pt">
                <v:stroke dashstyle="dash" joinstyle="miter"/>
              </v:roundrect>
            </w:pict>
          </mc:Fallback>
        </mc:AlternateContent>
      </w:r>
      <w:r w:rsidR="00255EC4">
        <w:rPr>
          <w:noProof/>
        </w:rPr>
        <mc:AlternateContent>
          <mc:Choice Requires="wps">
            <w:drawing>
              <wp:anchor distT="0" distB="0" distL="114300" distR="114300" simplePos="0" relativeHeight="251671552" behindDoc="0" locked="0" layoutInCell="1" allowOverlap="1" wp14:anchorId="2E2A1B6B" wp14:editId="64981FB0">
                <wp:simplePos x="0" y="0"/>
                <wp:positionH relativeFrom="column">
                  <wp:posOffset>216323</wp:posOffset>
                </wp:positionH>
                <wp:positionV relativeFrom="paragraph">
                  <wp:posOffset>1418801</wp:posOffset>
                </wp:positionV>
                <wp:extent cx="5715423" cy="202777"/>
                <wp:effectExtent l="0" t="0" r="25400" b="26035"/>
                <wp:wrapNone/>
                <wp:docPr id="15" name="Rounded Rectangle 15"/>
                <wp:cNvGraphicFramePr/>
                <a:graphic xmlns:a="http://schemas.openxmlformats.org/drawingml/2006/main">
                  <a:graphicData uri="http://schemas.microsoft.com/office/word/2010/wordprocessingShape">
                    <wps:wsp>
                      <wps:cNvSpPr/>
                      <wps:spPr>
                        <a:xfrm>
                          <a:off x="0" y="0"/>
                          <a:ext cx="5715423" cy="202777"/>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D0224DF" id="Rounded Rectangle 15" o:spid="_x0000_s1026" style="position:absolute;margin-left:17.05pt;margin-top:111.7pt;width:450.05pt;height: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" filled="f" strokecolor="#c00000" strokeweight="2pt">
                <v:stroke dashstyle="dash" joinstyle="miter"/>
              </v:roundrect>
            </w:pict>
          </mc:Fallback>
        </mc:AlternateContent>
      </w:r>
      <w:r w:rsidR="00255EC4">
        <w:rPr>
          <w:noProof/>
        </w:rPr>
        <w:drawing>
          <wp:anchor distT="0" distB="0" distL="114300" distR="114300" simplePos="0" relativeHeight="251657215" behindDoc="0" locked="0" layoutInCell="1" allowOverlap="1" wp14:anchorId="33850C32" wp14:editId="11551E59">
            <wp:simplePos x="0" y="0"/>
            <wp:positionH relativeFrom="column">
              <wp:posOffset>165735</wp:posOffset>
            </wp:positionH>
            <wp:positionV relativeFrom="paragraph">
              <wp:posOffset>574040</wp:posOffset>
            </wp:positionV>
            <wp:extent cx="5943600" cy="4055745"/>
            <wp:effectExtent l="0" t="0" r="0" b="8255"/>
            <wp:wrapTopAndBottom/>
            <wp:docPr id="14" name="Picture 14"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12%20at%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5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9F744C">
        <w:t xml:space="preserve">After the Android SDK manager window </w:t>
      </w:r>
      <w:r w:rsidR="00255EC4">
        <w:t>opens, the box to download the Android SDK Platform tools, and click the “Install Packages” Button.  See the red areas of the screenshot below for more detail:</w:t>
      </w:r>
    </w:p>
    <w:p w14:paraId="1667497A" w14:textId="55F22E3A" w:rsidR="00255EC4" w:rsidDel="00717D74" w:rsidRDefault="00255EC4">
      <w:pPr>
        <w:pStyle w:val="ListParagraph"/>
        <w:numPr>
          <w:ilvl w:val="0"/>
          <w:numId w:val="2"/>
        </w:numPr>
        <w:rPr>
          <w:del w:id="52" w:author="Bernal-Cardenas, Carlos" w:date="2019-02-03T23:43:00Z"/>
        </w:rPr>
        <w:pPrChange w:id="53" w:author="Bernal-Cardenas, Carlos" w:date="2019-02-03T23:43:00Z">
          <w:pPr/>
        </w:pPrChange>
      </w:pPr>
    </w:p>
    <w:p w14:paraId="341D876B" w14:textId="00132EB3" w:rsidR="00255EC4" w:rsidDel="00717D74" w:rsidRDefault="00255EC4">
      <w:pPr>
        <w:pStyle w:val="ListParagraph"/>
        <w:rPr>
          <w:del w:id="54" w:author="Bernal-Cardenas, Carlos" w:date="2019-02-03T23:43:00Z"/>
        </w:rPr>
        <w:pPrChange w:id="55" w:author="Bernal-Cardenas, Carlos" w:date="2019-02-03T23:43:00Z">
          <w:pPr/>
        </w:pPrChange>
      </w:pPr>
    </w:p>
    <w:p w14:paraId="6BF5DD4D" w14:textId="714D82DE" w:rsidR="00255EC4" w:rsidRDefault="00255EC4">
      <w:pPr>
        <w:pStyle w:val="ListParagraph"/>
        <w:numPr>
          <w:ilvl w:val="0"/>
          <w:numId w:val="2"/>
        </w:numPr>
        <w:pPrChange w:id="56" w:author="Bernal-Cardenas, Carlos" w:date="2019-02-03T23:43:00Z">
          <w:pPr/>
        </w:pPrChange>
      </w:pPr>
    </w:p>
    <w:p w14:paraId="1D53C9F4" w14:textId="1384ADEB" w:rsidR="00255EC4" w:rsidRDefault="00255EC4" w:rsidP="00255EC4"/>
    <w:p w14:paraId="32774718" w14:textId="620A9135" w:rsidR="00255EC4" w:rsidRDefault="00255EC4" w:rsidP="00255EC4">
      <w:pPr>
        <w:pStyle w:val="Heading1"/>
      </w:pPr>
      <w:bookmarkStart w:id="57" w:name="_Toc469336537"/>
      <w:r>
        <w:t xml:space="preserve">2) Using the Android </w:t>
      </w:r>
      <w:del w:id="58" w:author="Bernal-Cardenas, Carlos" w:date="2019-02-03T23:41:00Z">
        <w:r w:rsidDel="00717D74">
          <w:delText>UI Helper</w:delText>
        </w:r>
      </w:del>
      <w:bookmarkEnd w:id="57"/>
      <w:ins w:id="59" w:author="Bernal-Cardenas, Carlos" w:date="2019-02-03T23:41:00Z">
        <w:r w:rsidR="00717D74">
          <w:t>Video Capture Tool</w:t>
        </w:r>
      </w:ins>
    </w:p>
    <w:p w14:paraId="4099BABD" w14:textId="2DD0D125" w:rsidR="00255EC4" w:rsidRDefault="00255EC4" w:rsidP="00255EC4"/>
    <w:p w14:paraId="608DD3CD" w14:textId="18C138B8" w:rsidR="00717D74" w:rsidRDefault="00717D74" w:rsidP="00255EC4">
      <w:pPr>
        <w:pStyle w:val="Heading2"/>
        <w:rPr>
          <w:ins w:id="60" w:author="Bernal-Cardenas, Carlos" w:date="2019-02-03T23:42:00Z"/>
        </w:rPr>
      </w:pPr>
      <w:bookmarkStart w:id="61" w:name="_Toc469336538"/>
    </w:p>
    <w:p w14:paraId="649DACF7" w14:textId="17BE7BFF" w:rsidR="00255EC4" w:rsidRDefault="00255EC4" w:rsidP="00255EC4">
      <w:pPr>
        <w:pStyle w:val="Heading2"/>
      </w:pPr>
      <w:r>
        <w:t>2.1) Tool Description</w:t>
      </w:r>
      <w:del w:id="62" w:author="Bernal-Cardenas, Carlos" w:date="2019-02-03T23:44:00Z">
        <w:r w:rsidDel="00717D74">
          <w:delText xml:space="preserve"> &amp; Setup Procedure</w:delText>
        </w:r>
      </w:del>
      <w:bookmarkEnd w:id="61"/>
    </w:p>
    <w:p w14:paraId="6AA0EF78" w14:textId="77777777" w:rsidR="00255EC4" w:rsidRDefault="00255EC4" w:rsidP="00255EC4"/>
    <w:p w14:paraId="3B0FC14F" w14:textId="1B8A1311" w:rsidR="00255EC4" w:rsidRDefault="00255EC4" w:rsidP="00255EC4">
      <w:pPr>
        <w:jc w:val="both"/>
      </w:pPr>
      <w:r>
        <w:tab/>
        <w:t xml:space="preserve">The Android </w:t>
      </w:r>
      <w:ins w:id="63" w:author="Bernal-Cardenas, Carlos" w:date="2019-02-03T23:44:00Z">
        <w:r w:rsidR="00717D74">
          <w:t xml:space="preserve">Video Capture Tool </w:t>
        </w:r>
      </w:ins>
      <w:del w:id="64" w:author="Bernal-Cardenas, Carlos" w:date="2019-02-03T23:44:00Z">
        <w:r w:rsidDel="00717D74">
          <w:delText xml:space="preserve">UI Helper is a helper utility that </w:delText>
        </w:r>
      </w:del>
      <w:r>
        <w:t xml:space="preserve">allows for the </w:t>
      </w:r>
      <w:ins w:id="65" w:author="Bernal-Cardenas, Carlos" w:date="2019-02-03T23:44:00Z">
        <w:r w:rsidR="00717D74">
          <w:t>scree</w:t>
        </w:r>
      </w:ins>
      <w:ins w:id="66" w:author="Bernal-Cardenas, Carlos" w:date="2019-02-03T23:45:00Z">
        <w:r w:rsidR="00717D74">
          <w:t xml:space="preserve">n </w:t>
        </w:r>
      </w:ins>
      <w:r>
        <w:t xml:space="preserve">capture of </w:t>
      </w:r>
      <w:ins w:id="67" w:author="Bernal-Cardenas, Carlos" w:date="2019-02-03T23:45:00Z">
        <w:r w:rsidR="00717D74">
          <w:t xml:space="preserve">the current state of </w:t>
        </w:r>
      </w:ins>
      <w:del w:id="68" w:author="Bernal-Cardenas, Carlos" w:date="2019-02-03T23:45:00Z">
        <w:r w:rsidDel="00717D74">
          <w:delText xml:space="preserve">a UI-Dump consisting of an </w:delText>
        </w:r>
        <w:r w:rsidR="0023397A" w:rsidDel="00717D74">
          <w:delText>.</w:delText>
        </w:r>
        <w:r w:rsidDel="00717D74">
          <w:delText xml:space="preserve">xml file that </w:delText>
        </w:r>
        <w:r w:rsidR="0023397A" w:rsidDel="00717D74">
          <w:delText xml:space="preserve">contains information relating to the GUI-Hierarchy of </w:delText>
        </w:r>
      </w:del>
      <w:r w:rsidR="0023397A">
        <w:t xml:space="preserve">a target Android application screen.  </w:t>
      </w:r>
      <w:ins w:id="69" w:author="Bernal-Cardenas, Carlos" w:date="2019-02-03T23:45:00Z">
        <w:r w:rsidR="00717D74">
          <w:t>Additionally, VCT will capture the events pe</w:t>
        </w:r>
      </w:ins>
      <w:ins w:id="70" w:author="Bernal-Cardenas, Carlos" w:date="2019-02-03T23:46:00Z">
        <w:r w:rsidR="00717D74">
          <w:t xml:space="preserve">rformed by the user in a log file. </w:t>
        </w:r>
      </w:ins>
      <w:del w:id="71" w:author="Bernal-Cardenas, Carlos" w:date="2019-02-03T23:46:00Z">
        <w:r w:rsidR="0023397A" w:rsidDel="00717D74">
          <w:delText xml:space="preserve">These combinations of UI-dumps and screenshots are used as input for the GVT which compares them against a “ground truth” </w:delText>
        </w:r>
        <w:r w:rsidR="00ED7D26" w:rsidDel="00717D74">
          <w:delText xml:space="preserve">design mock-up (in the form </w:delText>
        </w:r>
        <w:r w:rsidR="006115BF" w:rsidDel="00717D74">
          <w:delText xml:space="preserve">of </w:delText>
        </w:r>
        <w:r w:rsidR="00ED7D26" w:rsidDel="00717D74">
          <w:delText xml:space="preserve">a Marketch file).  </w:delText>
        </w:r>
      </w:del>
      <w:r w:rsidR="00A95ECB">
        <w:t>The tool is self-contained within a jar file, but depends on the Android SDK to interface with a physical Android device or emulator.  The executable jar file is called “</w:t>
      </w:r>
      <w:ins w:id="72" w:author="Kevin Moran" w:date="2017-02-05T23:42:00Z">
        <w:del w:id="73" w:author="Bernal-Cardenas, Carlos" w:date="2019-02-03T22:45:00Z">
          <w:r w:rsidR="006C4E12" w:rsidDel="005734B8">
            <w:rPr>
              <w:rFonts w:ascii="Courier New" w:hAnsi="Courier New" w:cs="Courier New"/>
            </w:rPr>
            <w:delText>G</w:delText>
          </w:r>
        </w:del>
        <w:r w:rsidR="006C4E12">
          <w:rPr>
            <w:rFonts w:ascii="Courier New" w:hAnsi="Courier New" w:cs="Courier New"/>
          </w:rPr>
          <w:t>V</w:t>
        </w:r>
      </w:ins>
      <w:ins w:id="74" w:author="Bernal-Cardenas, Carlos" w:date="2019-02-03T22:45:00Z">
        <w:r w:rsidR="005734B8">
          <w:rPr>
            <w:rFonts w:ascii="Courier New" w:hAnsi="Courier New" w:cs="Courier New"/>
          </w:rPr>
          <w:t>C</w:t>
        </w:r>
      </w:ins>
      <w:ins w:id="75" w:author="Kevin Moran" w:date="2017-02-05T23:42:00Z">
        <w:r w:rsidR="006C4E12">
          <w:rPr>
            <w:rFonts w:ascii="Courier New" w:hAnsi="Courier New" w:cs="Courier New"/>
          </w:rPr>
          <w:t>T.</w:t>
        </w:r>
      </w:ins>
      <w:del w:id="76" w:author="Kevin Moran" w:date="2017-02-05T23:42:00Z">
        <w:r w:rsidR="00A95ECB" w:rsidRPr="00762D35" w:rsidDel="006C4E12">
          <w:rPr>
            <w:rFonts w:ascii="Courier New" w:hAnsi="Courier New" w:cs="Courier New"/>
          </w:rPr>
          <w:delText>Android-UI-Helper.</w:delText>
        </w:r>
      </w:del>
      <w:r w:rsidR="00A95ECB" w:rsidRPr="00762D35">
        <w:rPr>
          <w:rFonts w:ascii="Courier New" w:hAnsi="Courier New" w:cs="Courier New"/>
        </w:rPr>
        <w:t>jar</w:t>
      </w:r>
      <w:r w:rsidR="00A95ECB">
        <w:t xml:space="preserve">”.  </w:t>
      </w:r>
      <w:r w:rsidR="006115BF">
        <w:t xml:space="preserve">To use </w:t>
      </w:r>
      <w:r w:rsidR="00A95ECB">
        <w:t xml:space="preserve">this tool </w:t>
      </w:r>
      <w:r w:rsidR="006115BF">
        <w:t>there are a few setup requirements</w:t>
      </w:r>
      <w:r w:rsidR="00A95ECB">
        <w:t>:</w:t>
      </w:r>
    </w:p>
    <w:p w14:paraId="649716F7" w14:textId="77777777" w:rsidR="006115BF" w:rsidRDefault="006115BF" w:rsidP="00255EC4">
      <w:pPr>
        <w:jc w:val="both"/>
      </w:pPr>
    </w:p>
    <w:p w14:paraId="244E729B" w14:textId="46D276E2" w:rsidR="00383735" w:rsidDel="00062967" w:rsidRDefault="00235595">
      <w:pPr>
        <w:pStyle w:val="ListParagraph"/>
        <w:numPr>
          <w:ilvl w:val="0"/>
          <w:numId w:val="3"/>
        </w:numPr>
        <w:jc w:val="both"/>
        <w:rPr>
          <w:del w:id="77" w:author="Bernal-Cardenas, Carlos" w:date="2019-02-03T23:49:00Z"/>
        </w:rPr>
      </w:pPr>
      <w:ins w:id="78" w:author="Bernal-Cardenas, Carlos" w:date="2019-02-03T23:48:00Z">
        <w:r>
          <w:t>S</w:t>
        </w:r>
      </w:ins>
      <w:del w:id="79" w:author="Bernal-Cardenas, Carlos" w:date="2019-02-03T23:48:00Z">
        <w:r w:rsidR="006115BF" w:rsidDel="00235595">
          <w:delText>If you will be using a physical Android phone as opposed to an emulator</w:delText>
        </w:r>
      </w:del>
      <w:ins w:id="80" w:author="Bernal-Cardenas, Carlos" w:date="2019-02-03T23:48:00Z">
        <w:r>
          <w:t>ince you will be using a physical device</w:t>
        </w:r>
      </w:ins>
      <w:del w:id="81" w:author="Bernal-Cardenas, Carlos" w:date="2019-02-03T23:48:00Z">
        <w:r w:rsidR="006115BF" w:rsidDel="00235595">
          <w:delText>, you will</w:delText>
        </w:r>
      </w:del>
      <w:ins w:id="82" w:author="Bernal-Cardenas, Carlos" w:date="2019-02-03T23:48:00Z">
        <w:r>
          <w:t xml:space="preserve"> it requires to have</w:t>
        </w:r>
      </w:ins>
      <w:r w:rsidR="006115BF">
        <w:t xml:space="preserve"> </w:t>
      </w:r>
      <w:del w:id="83" w:author="Bernal-Cardenas, Carlos" w:date="2019-02-03T23:48:00Z">
        <w:r w:rsidR="006115BF" w:rsidDel="00235595">
          <w:delText xml:space="preserve">need to </w:delText>
        </w:r>
      </w:del>
      <w:r w:rsidR="006115BF">
        <w:t>enable</w:t>
      </w:r>
      <w:ins w:id="84" w:author="Bernal-Cardenas, Carlos" w:date="2019-02-03T23:48:00Z">
        <w:r>
          <w:t>d</w:t>
        </w:r>
      </w:ins>
      <w:r w:rsidR="006115BF">
        <w:t xml:space="preserve"> the developer features and then enable USB debugging.  This allows the phone to connect to a PC or Mac using the Android Debug Bridge (</w:t>
      </w:r>
      <w:proofErr w:type="spellStart"/>
      <w:r w:rsidR="006115BF">
        <w:t>adb</w:t>
      </w:r>
      <w:proofErr w:type="spellEnd"/>
      <w:r w:rsidR="006115BF">
        <w:t xml:space="preserve">) which our program uses to interface with the device.  Here is a link that describes the simple procedure to enable this: </w:t>
      </w:r>
      <w:hyperlink r:id="rId17" w:history="1">
        <w:r w:rsidR="00383735" w:rsidRPr="00330D3E">
          <w:rPr>
            <w:rStyle w:val="Hyperlink"/>
          </w:rPr>
          <w:t>https://goo.gl/CXei8H</w:t>
        </w:r>
      </w:hyperlink>
    </w:p>
    <w:p w14:paraId="470AA179" w14:textId="77777777" w:rsidR="00383735" w:rsidRPr="00383735" w:rsidRDefault="00383735">
      <w:pPr>
        <w:pStyle w:val="ListParagraph"/>
        <w:numPr>
          <w:ilvl w:val="0"/>
          <w:numId w:val="3"/>
        </w:numPr>
        <w:jc w:val="both"/>
        <w:pPrChange w:id="85" w:author="Bernal-Cardenas, Carlos" w:date="2019-02-03T23:49:00Z">
          <w:pPr>
            <w:pStyle w:val="ListParagraph"/>
            <w:jc w:val="both"/>
          </w:pPr>
        </w:pPrChange>
      </w:pPr>
    </w:p>
    <w:p w14:paraId="71ECFEE9" w14:textId="41679FA1" w:rsidR="006115BF" w:rsidRDefault="00841F02" w:rsidP="00383735">
      <w:pPr>
        <w:pStyle w:val="ListParagraph"/>
        <w:numPr>
          <w:ilvl w:val="0"/>
          <w:numId w:val="3"/>
        </w:numPr>
        <w:jc w:val="both"/>
      </w:pPr>
      <w:del w:id="86" w:author="Bernal-Cardenas, Carlos" w:date="2019-02-03T17:33:00Z">
        <w:r w:rsidDel="00877ED6">
          <w:rPr>
            <w:noProof/>
            <w:sz w:val="32"/>
            <w:szCs w:val="32"/>
            <w:u w:val="single"/>
          </w:rPr>
          <w:drawing>
            <wp:anchor distT="0" distB="0" distL="114300" distR="114300" simplePos="0" relativeHeight="251697152" behindDoc="0" locked="0" layoutInCell="1" allowOverlap="1" wp14:anchorId="1AC3EA6C" wp14:editId="1D2041BC">
              <wp:simplePos x="0" y="0"/>
              <wp:positionH relativeFrom="column">
                <wp:posOffset>-791210</wp:posOffset>
              </wp:positionH>
              <wp:positionV relativeFrom="paragraph">
                <wp:posOffset>-27305</wp:posOffset>
              </wp:positionV>
              <wp:extent cx="339725" cy="340995"/>
              <wp:effectExtent l="0" t="0" r="0" b="0"/>
              <wp:wrapNone/>
              <wp:docPr id="53" name="Picture 53"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725" cy="34099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383735">
        <w:t xml:space="preserve">Next, </w:t>
      </w:r>
      <w:del w:id="87" w:author="Bernal-Cardenas, Carlos" w:date="2019-02-03T23:49:00Z">
        <w:r w:rsidR="00383735" w:rsidDel="00062967">
          <w:delText>if you are using a physical device, c</w:delText>
        </w:r>
      </w:del>
      <w:ins w:id="88" w:author="Bernal-Cardenas, Carlos" w:date="2019-02-03T23:49:00Z">
        <w:r w:rsidR="00062967">
          <w:t>c</w:t>
        </w:r>
      </w:ins>
      <w:r w:rsidR="00383735">
        <w:t>onnect the device to your computer using the provided USB cable.</w:t>
      </w:r>
      <w:del w:id="89" w:author="Bernal-Cardenas, Carlos" w:date="2019-02-03T23:49:00Z">
        <w:r w:rsidR="00383735" w:rsidDel="009E28B7">
          <w:delText xml:space="preserve">  If you are using an emulator, launch the emulator.  </w:delText>
        </w:r>
      </w:del>
      <w:del w:id="90" w:author="Bernal-Cardenas, Carlos" w:date="2019-02-03T23:50:00Z">
        <w:r w:rsidR="00383735" w:rsidDel="00F66F32">
          <w:delText xml:space="preserve">Information about how to configure and launch an Android emulator can be found here: </w:delText>
        </w:r>
        <w:r w:rsidR="005C5B0B" w:rsidDel="00F66F32">
          <w:rPr>
            <w:rStyle w:val="Hyperlink"/>
          </w:rPr>
          <w:fldChar w:fldCharType="begin"/>
        </w:r>
        <w:r w:rsidR="005C5B0B" w:rsidDel="00F66F32">
          <w:rPr>
            <w:rStyle w:val="Hyperlink"/>
          </w:rPr>
          <w:delInstrText xml:space="preserve"> HYPERLINK "https://goo.gl/0eTeme" </w:delInstrText>
        </w:r>
        <w:r w:rsidR="005C5B0B" w:rsidDel="00F66F32">
          <w:rPr>
            <w:rStyle w:val="Hyperlink"/>
          </w:rPr>
          <w:fldChar w:fldCharType="separate"/>
        </w:r>
        <w:r w:rsidR="00383735" w:rsidRPr="00330D3E" w:rsidDel="00F66F32">
          <w:rPr>
            <w:rStyle w:val="Hyperlink"/>
          </w:rPr>
          <w:delText>https://goo.gl/0eTeme</w:delText>
        </w:r>
        <w:r w:rsidR="005C5B0B" w:rsidDel="00F66F32">
          <w:rPr>
            <w:rStyle w:val="Hyperlink"/>
          </w:rPr>
          <w:fldChar w:fldCharType="end"/>
        </w:r>
      </w:del>
    </w:p>
    <w:p w14:paraId="399DC4CE" w14:textId="5D2C2C01" w:rsidR="00383735" w:rsidRDefault="00383735" w:rsidP="00383735">
      <w:pPr>
        <w:pStyle w:val="ListParagraph"/>
        <w:numPr>
          <w:ilvl w:val="0"/>
          <w:numId w:val="3"/>
        </w:numPr>
        <w:jc w:val="both"/>
      </w:pPr>
      <w:r>
        <w:t>Then install the application for which you would like to capture UI-information.  Then launch the app and navigate to the screen for which you would like to capture data. That’s it! You are now ready to run the java program to capture the screen information.</w:t>
      </w:r>
    </w:p>
    <w:p w14:paraId="02A1153C" w14:textId="77777777" w:rsidR="00383735" w:rsidRDefault="00383735" w:rsidP="00383735">
      <w:pPr>
        <w:jc w:val="both"/>
      </w:pPr>
    </w:p>
    <w:p w14:paraId="5DDEE9ED" w14:textId="081ED59F" w:rsidR="00383735" w:rsidRDefault="00F66F32" w:rsidP="00383735">
      <w:pPr>
        <w:jc w:val="both"/>
      </w:pPr>
      <w:r>
        <w:rPr>
          <w:noProof/>
          <w:sz w:val="32"/>
          <w:szCs w:val="32"/>
          <w:u w:val="single"/>
        </w:rPr>
        <w:lastRenderedPageBreak/>
        <w:drawing>
          <wp:anchor distT="0" distB="0" distL="114300" distR="114300" simplePos="0" relativeHeight="251698176" behindDoc="0" locked="0" layoutInCell="1" allowOverlap="1" wp14:anchorId="7FA97F0A" wp14:editId="52588F33">
            <wp:simplePos x="0" y="0"/>
            <wp:positionH relativeFrom="column">
              <wp:posOffset>-793750</wp:posOffset>
            </wp:positionH>
            <wp:positionV relativeFrom="paragraph">
              <wp:posOffset>-731520</wp:posOffset>
            </wp:positionV>
            <wp:extent cx="350520" cy="374650"/>
            <wp:effectExtent l="0" t="0" r="5080" b="6350"/>
            <wp:wrapNone/>
            <wp:docPr id="54" name="Picture 54"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74BBA918" wp14:editId="3D431A66">
            <wp:simplePos x="0" y="0"/>
            <wp:positionH relativeFrom="column">
              <wp:posOffset>-876300</wp:posOffset>
            </wp:positionH>
            <wp:positionV relativeFrom="paragraph">
              <wp:posOffset>-238125</wp:posOffset>
            </wp:positionV>
            <wp:extent cx="502285" cy="233680"/>
            <wp:effectExtent l="0" t="0" r="5715" b="0"/>
            <wp:wrapNone/>
            <wp:docPr id="55" name="Picture 55"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285" cy="233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210A3105" wp14:editId="36BE4AAA">
                <wp:simplePos x="0" y="0"/>
                <wp:positionH relativeFrom="column">
                  <wp:posOffset>-356235</wp:posOffset>
                </wp:positionH>
                <wp:positionV relativeFrom="paragraph">
                  <wp:posOffset>-777875</wp:posOffset>
                </wp:positionV>
                <wp:extent cx="4445" cy="2399665"/>
                <wp:effectExtent l="12700" t="12700" r="33655" b="13335"/>
                <wp:wrapNone/>
                <wp:docPr id="52" name="Straight Connector 52"/>
                <wp:cNvGraphicFramePr/>
                <a:graphic xmlns:a="http://schemas.openxmlformats.org/drawingml/2006/main">
                  <a:graphicData uri="http://schemas.microsoft.com/office/word/2010/wordprocessingShape">
                    <wps:wsp>
                      <wps:cNvCnPr/>
                      <wps:spPr>
                        <a:xfrm flipV="1">
                          <a:off x="0" y="0"/>
                          <a:ext cx="4445" cy="2399665"/>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F59A4" id="Straight Connector 52"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5pt,-61.25pt" to="-27.7pt,12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" strokecolor="#538135 [2409]" strokeweight="2.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351A4963" wp14:editId="60F8D50B">
                <wp:simplePos x="0" y="0"/>
                <wp:positionH relativeFrom="column">
                  <wp:posOffset>-808355</wp:posOffset>
                </wp:positionH>
                <wp:positionV relativeFrom="paragraph">
                  <wp:posOffset>-318933</wp:posOffset>
                </wp:positionV>
                <wp:extent cx="2743200" cy="1270"/>
                <wp:effectExtent l="0" t="12700" r="25400" b="36830"/>
                <wp:wrapNone/>
                <wp:docPr id="51" name="Straight Connector 51"/>
                <wp:cNvGraphicFramePr/>
                <a:graphic xmlns:a="http://schemas.openxmlformats.org/drawingml/2006/main">
                  <a:graphicData uri="http://schemas.microsoft.com/office/word/2010/wordprocessingShape">
                    <wps:wsp>
                      <wps:cNvCnPr/>
                      <wps:spPr>
                        <a:xfrm>
                          <a:off x="0" y="0"/>
                          <a:ext cx="2743200" cy="127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5848A" id="Straight Connector 51"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65pt,-25.1pt" to="152.3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" strokecolor="#538135 [2409]" strokeweight="2.5pt">
                <v:stroke joinstyle="miter"/>
              </v:line>
            </w:pict>
          </mc:Fallback>
        </mc:AlternateContent>
      </w:r>
    </w:p>
    <w:p w14:paraId="4BC0FF1D" w14:textId="2749230F" w:rsidR="00383735" w:rsidRDefault="00383735" w:rsidP="00383735">
      <w:pPr>
        <w:pStyle w:val="Heading2"/>
      </w:pPr>
      <w:bookmarkStart w:id="91" w:name="_Toc469336539"/>
      <w:r>
        <w:t xml:space="preserve">2.2) Android </w:t>
      </w:r>
      <w:del w:id="92" w:author="Bernal-Cardenas, Carlos" w:date="2019-02-03T23:50:00Z">
        <w:r w:rsidDel="00F66F32">
          <w:delText>UI-Helper</w:delText>
        </w:r>
      </w:del>
      <w:ins w:id="93" w:author="Bernal-Cardenas, Carlos" w:date="2019-02-03T23:50:00Z">
        <w:r w:rsidR="00F66F32">
          <w:t>VCT</w:t>
        </w:r>
      </w:ins>
      <w:r>
        <w:t xml:space="preserve"> Usage Information</w:t>
      </w:r>
      <w:bookmarkEnd w:id="91"/>
    </w:p>
    <w:p w14:paraId="250B5CD2" w14:textId="77777777" w:rsidR="00383735" w:rsidRDefault="00383735" w:rsidP="00383735"/>
    <w:p w14:paraId="259D09CF" w14:textId="0FA16378" w:rsidR="00383735" w:rsidRDefault="00383735" w:rsidP="00383735">
      <w:r>
        <w:tab/>
        <w:t>T</w:t>
      </w:r>
      <w:ins w:id="94" w:author="Bernal-Cardenas, Carlos" w:date="2019-02-03T23:53:00Z">
        <w:r w:rsidR="00F66F32">
          <w:t>o use the VCT execute the following command in the console</w:t>
        </w:r>
      </w:ins>
      <w:del w:id="95" w:author="Bernal-Cardenas, Carlos" w:date="2019-02-03T23:53:00Z">
        <w:r w:rsidDel="00F66F32">
          <w:delText xml:space="preserve">he </w:delText>
        </w:r>
      </w:del>
      <w:del w:id="96" w:author="Bernal-Cardenas, Carlos" w:date="2019-02-03T23:52:00Z">
        <w:r w:rsidDel="00F66F32">
          <w:delText>Android-UI-Helper</w:delText>
        </w:r>
      </w:del>
      <w:del w:id="97" w:author="Bernal-Cardenas, Carlos" w:date="2019-02-03T23:53:00Z">
        <w:r w:rsidDel="00F66F32">
          <w:delText xml:space="preserve"> is usage is as follows</w:delText>
        </w:r>
      </w:del>
      <w:r>
        <w:t>:</w:t>
      </w:r>
    </w:p>
    <w:p w14:paraId="603207F1" w14:textId="77777777" w:rsidR="00383735" w:rsidRDefault="00383735" w:rsidP="00383735"/>
    <w:p w14:paraId="3F03C7F0" w14:textId="11311913" w:rsidR="00383735" w:rsidDel="00E7502F" w:rsidRDefault="00383735">
      <w:pPr>
        <w:rPr>
          <w:del w:id="98" w:author="Bernal-Cardenas, Carlos" w:date="2019-02-03T23:24:00Z"/>
          <w:rFonts w:ascii="Courier New" w:hAnsi="Courier New" w:cs="Courier New"/>
        </w:rPr>
      </w:pPr>
      <w:r>
        <w:rPr>
          <w:rFonts w:ascii="Courier New" w:hAnsi="Courier New" w:cs="Courier New"/>
        </w:rPr>
        <w:t xml:space="preserve">java –jar </w:t>
      </w:r>
      <w:ins w:id="99" w:author="Kevin Moran" w:date="2017-02-05T23:43:00Z">
        <w:del w:id="100" w:author="Bernal-Cardenas, Carlos" w:date="2019-02-03T23:23:00Z">
          <w:r w:rsidR="006C4E12" w:rsidDel="00E7502F">
            <w:rPr>
              <w:rFonts w:ascii="Courier New" w:hAnsi="Courier New" w:cs="Courier New"/>
            </w:rPr>
            <w:delText>G</w:delText>
          </w:r>
        </w:del>
        <w:r w:rsidR="006C4E12">
          <w:rPr>
            <w:rFonts w:ascii="Courier New" w:hAnsi="Courier New" w:cs="Courier New"/>
          </w:rPr>
          <w:t>V</w:t>
        </w:r>
      </w:ins>
      <w:ins w:id="101" w:author="Bernal-Cardenas, Carlos" w:date="2019-02-03T23:23:00Z">
        <w:r w:rsidR="00E7502F">
          <w:rPr>
            <w:rFonts w:ascii="Courier New" w:hAnsi="Courier New" w:cs="Courier New"/>
          </w:rPr>
          <w:t>C</w:t>
        </w:r>
      </w:ins>
      <w:ins w:id="102" w:author="Kevin Moran" w:date="2017-02-05T23:43:00Z">
        <w:r w:rsidR="006C4E12">
          <w:rPr>
            <w:rFonts w:ascii="Courier New" w:hAnsi="Courier New" w:cs="Courier New"/>
          </w:rPr>
          <w:t>T</w:t>
        </w:r>
      </w:ins>
      <w:del w:id="103" w:author="Kevin Moran" w:date="2017-02-05T23:43:00Z">
        <w:r w:rsidDel="006C4E12">
          <w:rPr>
            <w:rFonts w:ascii="Courier New" w:hAnsi="Courier New" w:cs="Courier New"/>
          </w:rPr>
          <w:delText>Android-UI-Helper</w:delText>
        </w:r>
      </w:del>
      <w:r>
        <w:rPr>
          <w:rFonts w:ascii="Courier New" w:hAnsi="Courier New" w:cs="Courier New"/>
        </w:rPr>
        <w:t>.jar</w:t>
      </w:r>
      <w:ins w:id="104" w:author="Kevin Moran" w:date="2017-02-05T23:43:00Z">
        <w:r w:rsidR="006C4E12">
          <w:rPr>
            <w:rFonts w:ascii="Courier New" w:hAnsi="Courier New" w:cs="Courier New"/>
          </w:rPr>
          <w:t xml:space="preserve"> </w:t>
        </w:r>
        <w:del w:id="105" w:author="Bernal-Cardenas, Carlos" w:date="2019-02-03T23:24:00Z">
          <w:r w:rsidR="006C4E12" w:rsidDel="00E7502F">
            <w:rPr>
              <w:rFonts w:ascii="Courier New" w:hAnsi="Courier New" w:cs="Courier New"/>
            </w:rPr>
            <w:delText>AndroidHelper</w:delText>
          </w:r>
        </w:del>
      </w:ins>
      <w:del w:id="106" w:author="Bernal-Cardenas, Carlos" w:date="2019-02-03T23:24:00Z">
        <w:r w:rsidDel="00E7502F">
          <w:rPr>
            <w:rFonts w:ascii="Courier New" w:hAnsi="Courier New" w:cs="Courier New"/>
          </w:rPr>
          <w:delText xml:space="preserve"> [Path to Android SDK] </w:delText>
        </w:r>
      </w:del>
    </w:p>
    <w:p w14:paraId="75462B58" w14:textId="239B9E3C" w:rsidR="00383735" w:rsidRDefault="00383735" w:rsidP="00E7502F">
      <w:pPr>
        <w:rPr>
          <w:rFonts w:ascii="Courier New" w:hAnsi="Courier New" w:cs="Courier New"/>
        </w:rPr>
      </w:pPr>
      <w:del w:id="107" w:author="Bernal-Cardenas, Carlos" w:date="2019-02-03T23:24:00Z">
        <w:r w:rsidDel="00E7502F">
          <w:rPr>
            <w:rFonts w:ascii="Courier New" w:hAnsi="Courier New" w:cs="Courier New"/>
          </w:rPr>
          <w:delText>[Output File Path for UI-Dump] [Output File Path for Screenshot]</w:delText>
        </w:r>
      </w:del>
    </w:p>
    <w:p w14:paraId="393CDCEC" w14:textId="7EB9046D" w:rsidR="00F66F32" w:rsidRDefault="00F66F32" w:rsidP="00383735">
      <w:pPr>
        <w:rPr>
          <w:rFonts w:ascii="Courier New" w:hAnsi="Courier New" w:cs="Courier New"/>
        </w:rPr>
      </w:pPr>
    </w:p>
    <w:p w14:paraId="3D07AE2F" w14:textId="24B5A714" w:rsidR="00383735" w:rsidRDefault="00F66F32" w:rsidP="00383735">
      <w:ins w:id="108" w:author="Bernal-Cardenas, Carlos" w:date="2019-02-03T23:50:00Z">
        <w:r w:rsidRPr="00717D74">
          <w:rPr>
            <w:noProof/>
          </w:rPr>
          <w:drawing>
            <wp:anchor distT="0" distB="0" distL="114300" distR="114300" simplePos="0" relativeHeight="251722752" behindDoc="0" locked="0" layoutInCell="1" allowOverlap="1" wp14:anchorId="4CC36B42" wp14:editId="3354C8F9">
              <wp:simplePos x="0" y="0"/>
              <wp:positionH relativeFrom="column">
                <wp:posOffset>1113155</wp:posOffset>
              </wp:positionH>
              <wp:positionV relativeFrom="paragraph">
                <wp:posOffset>239873</wp:posOffset>
              </wp:positionV>
              <wp:extent cx="3331210" cy="16471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1210" cy="1647190"/>
                      </a:xfrm>
                      <a:prstGeom prst="rect">
                        <a:avLst/>
                      </a:prstGeom>
                    </pic:spPr>
                  </pic:pic>
                </a:graphicData>
              </a:graphic>
              <wp14:sizeRelH relativeFrom="page">
                <wp14:pctWidth>0</wp14:pctWidth>
              </wp14:sizeRelH>
              <wp14:sizeRelV relativeFrom="page">
                <wp14:pctHeight>0</wp14:pctHeight>
              </wp14:sizeRelV>
            </wp:anchor>
          </w:drawing>
        </w:r>
      </w:ins>
      <w:r w:rsidR="00383735">
        <w:t>A description of the program arguments are as follows:</w:t>
      </w:r>
    </w:p>
    <w:p w14:paraId="6AB2288C" w14:textId="32D2A6E9" w:rsidR="00383735" w:rsidRDefault="00383735" w:rsidP="00383735"/>
    <w:p w14:paraId="262FB8B4" w14:textId="294A9128" w:rsidR="00383735" w:rsidDel="00F66F32" w:rsidRDefault="00383735" w:rsidP="00383735">
      <w:pPr>
        <w:rPr>
          <w:del w:id="109" w:author="Bernal-Cardenas, Carlos" w:date="2019-02-03T23:53:00Z"/>
          <w:rFonts w:ascii="Courier New" w:hAnsi="Courier New" w:cs="Courier New"/>
        </w:rPr>
      </w:pPr>
      <w:del w:id="110" w:author="Bernal-Cardenas, Carlos" w:date="2019-02-03T23:53:00Z">
        <w:r w:rsidDel="00F66F32">
          <w:rPr>
            <w:u w:val="single"/>
          </w:rPr>
          <w:delText>Path to Android SDK:</w:delText>
        </w:r>
        <w:r w:rsidDel="00F66F32">
          <w:delText xml:space="preserve"> This should be the full (not relative) path to </w:delText>
        </w:r>
        <w:r w:rsidR="00A95ECB" w:rsidDel="00F66F32">
          <w:delText xml:space="preserve">root folder of </w:delText>
        </w:r>
        <w:r w:rsidDel="00F66F32">
          <w:delText xml:space="preserve">the Android SDK that you previously installed.  </w:delText>
        </w:r>
        <w:r w:rsidR="00A95ECB" w:rsidDel="00F66F32">
          <w:delText xml:space="preserve">For example: </w:delText>
        </w:r>
        <w:r w:rsidR="00A95ECB" w:rsidDel="00F66F32">
          <w:rPr>
            <w:rFonts w:ascii="Courier New" w:hAnsi="Courier New" w:cs="Courier New"/>
          </w:rPr>
          <w:delText>/Users/KevinMoran/dev/Android-SDK/</w:delText>
        </w:r>
      </w:del>
    </w:p>
    <w:p w14:paraId="46A51BB7" w14:textId="2CAF6A8C" w:rsidR="00A95ECB" w:rsidDel="00F66F32" w:rsidRDefault="00A95ECB" w:rsidP="00383735">
      <w:pPr>
        <w:rPr>
          <w:del w:id="111" w:author="Bernal-Cardenas, Carlos" w:date="2019-02-03T23:53:00Z"/>
          <w:rFonts w:ascii="Courier New" w:hAnsi="Courier New" w:cs="Courier New"/>
        </w:rPr>
      </w:pPr>
    </w:p>
    <w:p w14:paraId="74707F4E" w14:textId="68C11255" w:rsidR="00A95ECB" w:rsidRDefault="00A95ECB" w:rsidP="00A95ECB">
      <w:pPr>
        <w:rPr>
          <w:rFonts w:ascii="Courier New" w:hAnsi="Courier New" w:cs="Courier New"/>
        </w:rPr>
      </w:pPr>
      <w:r w:rsidRPr="00A95ECB">
        <w:rPr>
          <w:u w:val="single"/>
        </w:rPr>
        <w:t xml:space="preserve">Output </w:t>
      </w:r>
      <w:del w:id="112" w:author="Bernal-Cardenas, Carlos" w:date="2019-02-03T23:54:00Z">
        <w:r w:rsidRPr="00A95ECB" w:rsidDel="00F66F32">
          <w:rPr>
            <w:u w:val="single"/>
          </w:rPr>
          <w:delText xml:space="preserve">File </w:delText>
        </w:r>
      </w:del>
      <w:r w:rsidRPr="00A95ECB">
        <w:rPr>
          <w:u w:val="single"/>
        </w:rPr>
        <w:t>Path</w:t>
      </w:r>
      <w:del w:id="113" w:author="Bernal-Cardenas, Carlos" w:date="2019-02-03T23:54:00Z">
        <w:r w:rsidRPr="00A95ECB" w:rsidDel="00F66F32">
          <w:rPr>
            <w:u w:val="single"/>
          </w:rPr>
          <w:delText xml:space="preserve"> for UI-Dump</w:delText>
        </w:r>
      </w:del>
      <w:r w:rsidRPr="00A95ECB">
        <w:rPr>
          <w:u w:val="single"/>
        </w:rPr>
        <w:t>:</w:t>
      </w:r>
      <w:r>
        <w:t xml:space="preserve"> This is the full (not relative) file path for the output location of </w:t>
      </w:r>
      <w:del w:id="114" w:author="Bernal-Cardenas, Carlos" w:date="2019-02-03T23:54:00Z">
        <w:r w:rsidDel="00F66F32">
          <w:delText xml:space="preserve">the ui-dump .xml file </w:delText>
        </w:r>
      </w:del>
      <w:ins w:id="115" w:author="Bernal-Cardenas, Carlos" w:date="2019-02-03T23:54:00Z">
        <w:r w:rsidR="00F66F32">
          <w:t xml:space="preserve">the video and the log </w:t>
        </w:r>
      </w:ins>
      <w:r>
        <w:t xml:space="preserve">generated by the program.  This file path should end in a </w:t>
      </w:r>
      <w:del w:id="116" w:author="Bernal-Cardenas, Carlos" w:date="2019-02-03T23:54:00Z">
        <w:r w:rsidDel="00F66F32">
          <w:delText xml:space="preserve">file </w:delText>
        </w:r>
      </w:del>
      <w:ins w:id="117" w:author="Bernal-Cardenas, Carlos" w:date="2019-02-03T23:54:00Z">
        <w:r w:rsidR="00F66F32">
          <w:t>folder</w:t>
        </w:r>
      </w:ins>
      <w:ins w:id="118" w:author="Bernal-Cardenas, Carlos" w:date="2019-02-03T23:55:00Z">
        <w:r w:rsidR="00F66F32">
          <w:t xml:space="preserve"> and the icon folder </w:t>
        </w:r>
        <w:r w:rsidR="00F66F32" w:rsidRPr="00F66F32">
          <w:rPr>
            <w:noProof/>
          </w:rPr>
          <w:drawing>
            <wp:inline distT="0" distB="0" distL="0" distR="0" wp14:anchorId="51E92955" wp14:editId="5230B985">
              <wp:extent cx="153909" cy="1289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622" cy="132062"/>
                      </a:xfrm>
                      <a:prstGeom prst="rect">
                        <a:avLst/>
                      </a:prstGeom>
                    </pic:spPr>
                  </pic:pic>
                </a:graphicData>
              </a:graphic>
            </wp:inline>
          </w:drawing>
        </w:r>
        <w:r w:rsidR="00F66F32">
          <w:t xml:space="preserve"> can be used to select the folder manually</w:t>
        </w:r>
      </w:ins>
      <w:del w:id="119" w:author="Bernal-Cardenas, Carlos" w:date="2019-02-03T23:54:00Z">
        <w:r w:rsidDel="00F66F32">
          <w:delText>that uses the “.xml” file extension</w:delText>
        </w:r>
      </w:del>
      <w:r>
        <w:t xml:space="preserve">.  For example: </w:t>
      </w:r>
      <w:r>
        <w:rPr>
          <w:rFonts w:ascii="Courier New" w:hAnsi="Courier New" w:cs="Courier New"/>
        </w:rPr>
        <w:t>/Users/</w:t>
      </w:r>
      <w:proofErr w:type="spellStart"/>
      <w:r>
        <w:rPr>
          <w:rFonts w:ascii="Courier New" w:hAnsi="Courier New" w:cs="Courier New"/>
        </w:rPr>
        <w:t>KevinMoran</w:t>
      </w:r>
      <w:proofErr w:type="spellEnd"/>
      <w:r>
        <w:rPr>
          <w:rFonts w:ascii="Courier New" w:hAnsi="Courier New" w:cs="Courier New"/>
        </w:rPr>
        <w:t>/dev/</w:t>
      </w:r>
      <w:del w:id="120" w:author="Bernal-Cardenas, Carlos" w:date="2019-02-03T23:54:00Z">
        <w:r w:rsidDel="00F66F32">
          <w:rPr>
            <w:rFonts w:ascii="Courier New" w:hAnsi="Courier New" w:cs="Courier New"/>
          </w:rPr>
          <w:delText>ui-dump.xml</w:delText>
        </w:r>
      </w:del>
      <w:ins w:id="121" w:author="Bernal-Cardenas, Carlos" w:date="2019-02-03T23:54:00Z">
        <w:r w:rsidR="00F66F32">
          <w:rPr>
            <w:rFonts w:ascii="Courier New" w:hAnsi="Courier New" w:cs="Courier New"/>
          </w:rPr>
          <w:t>app-1/video1</w:t>
        </w:r>
      </w:ins>
    </w:p>
    <w:p w14:paraId="4DDD61B1" w14:textId="3031E50A" w:rsidR="00A95ECB" w:rsidRDefault="00A95ECB" w:rsidP="00A95ECB">
      <w:pPr>
        <w:rPr>
          <w:rFonts w:ascii="Courier New" w:hAnsi="Courier New" w:cs="Courier New"/>
        </w:rPr>
      </w:pPr>
    </w:p>
    <w:p w14:paraId="58E7E2DF" w14:textId="03F92236" w:rsidR="00A95ECB" w:rsidRDefault="00A95ECB" w:rsidP="00A95ECB">
      <w:pPr>
        <w:rPr>
          <w:ins w:id="122" w:author="Bernal-Cardenas, Carlos" w:date="2019-02-03T23:57:00Z"/>
        </w:rPr>
      </w:pPr>
      <w:del w:id="123" w:author="Bernal-Cardenas, Carlos" w:date="2019-02-03T23:56:00Z">
        <w:r w:rsidDel="00F66F32">
          <w:rPr>
            <w:u w:val="single"/>
          </w:rPr>
          <w:delText>Output File Path for Screenshot</w:delText>
        </w:r>
      </w:del>
      <w:ins w:id="124" w:author="Bernal-Cardenas, Carlos" w:date="2019-02-03T23:56:00Z">
        <w:r w:rsidR="00F66F32">
          <w:rPr>
            <w:u w:val="single"/>
          </w:rPr>
          <w:t>Start Capture</w:t>
        </w:r>
      </w:ins>
      <w:r>
        <w:rPr>
          <w:u w:val="single"/>
        </w:rPr>
        <w:t>:</w:t>
      </w:r>
      <w:r>
        <w:t xml:space="preserve"> This is the </w:t>
      </w:r>
      <w:ins w:id="125" w:author="Bernal-Cardenas, Carlos" w:date="2019-02-03T23:56:00Z">
        <w:r w:rsidR="00F66F32">
          <w:t xml:space="preserve">button to </w:t>
        </w:r>
      </w:ins>
      <w:ins w:id="126" w:author="Bernal-Cardenas, Carlos" w:date="2019-02-03T23:57:00Z">
        <w:r w:rsidR="00F66F32">
          <w:t>Start Capturing</w:t>
        </w:r>
      </w:ins>
      <w:ins w:id="127" w:author="Bernal-Cardenas, Carlos" w:date="2019-02-03T23:56:00Z">
        <w:r w:rsidR="00F66F32">
          <w:t xml:space="preserve"> recording the video and the inputs generated by the user.</w:t>
        </w:r>
      </w:ins>
      <w:del w:id="128" w:author="Bernal-Cardenas, Carlos" w:date="2019-02-03T23:56:00Z">
        <w:r w:rsidDel="00F66F32">
          <w:delText xml:space="preserve">full (not relative) file path for the output location of the screenshot image file generated by the program.  This file path should end in a file that uses the “.png” file extension.  For example: </w:delText>
        </w:r>
        <w:r w:rsidDel="00F66F32">
          <w:rPr>
            <w:rFonts w:ascii="Courier New" w:hAnsi="Courier New" w:cs="Courier New"/>
          </w:rPr>
          <w:delText>/Users/KevinMoran/dev/ui-screen.png</w:delText>
        </w:r>
      </w:del>
    </w:p>
    <w:p w14:paraId="07A2149D" w14:textId="6FFD77D7" w:rsidR="00F66F32" w:rsidRDefault="00F66F32" w:rsidP="00A95ECB">
      <w:pPr>
        <w:rPr>
          <w:ins w:id="129" w:author="Bernal-Cardenas, Carlos" w:date="2019-02-03T23:57:00Z"/>
        </w:rPr>
      </w:pPr>
    </w:p>
    <w:p w14:paraId="69EB64C5" w14:textId="5A4F294C" w:rsidR="00F66F32" w:rsidRPr="00F66F32" w:rsidRDefault="00F66F32" w:rsidP="00A95ECB">
      <w:pPr>
        <w:rPr>
          <w:rPrChange w:id="130" w:author="Bernal-Cardenas, Carlos" w:date="2019-02-03T23:59:00Z">
            <w:rPr>
              <w:rFonts w:ascii="Courier New" w:hAnsi="Courier New" w:cs="Courier New"/>
            </w:rPr>
          </w:rPrChange>
        </w:rPr>
      </w:pPr>
      <w:ins w:id="131" w:author="Bernal-Cardenas, Carlos" w:date="2019-02-03T23:57:00Z">
        <w:r>
          <w:rPr>
            <w:u w:val="single"/>
          </w:rPr>
          <w:t>End Capture</w:t>
        </w:r>
        <w:r w:rsidRPr="00A95ECB">
          <w:rPr>
            <w:u w:val="single"/>
          </w:rPr>
          <w:t>:</w:t>
        </w:r>
        <w:r>
          <w:rPr>
            <w:u w:val="single"/>
          </w:rPr>
          <w:t xml:space="preserve"> </w:t>
        </w:r>
        <w:r w:rsidRPr="00F66F32">
          <w:rPr>
            <w:rPrChange w:id="132" w:author="Bernal-Cardenas, Carlos" w:date="2019-02-03T23:59:00Z">
              <w:rPr>
                <w:u w:val="single"/>
              </w:rPr>
            </w:rPrChange>
          </w:rPr>
          <w:t>This is t</w:t>
        </w:r>
      </w:ins>
      <w:ins w:id="133" w:author="Bernal-Cardenas, Carlos" w:date="2019-02-03T23:58:00Z">
        <w:r w:rsidRPr="00F66F32">
          <w:rPr>
            <w:rPrChange w:id="134" w:author="Bernal-Cardenas, Carlos" w:date="2019-02-03T23:59:00Z">
              <w:rPr>
                <w:u w:val="single"/>
              </w:rPr>
            </w:rPrChange>
          </w:rPr>
          <w:t>he button to stop the capture of the video and will transfer the files from the connected device to the output path.</w:t>
        </w:r>
      </w:ins>
    </w:p>
    <w:p w14:paraId="7E9AC93B" w14:textId="5D39246B" w:rsidR="00A95ECB" w:rsidDel="00F66F32" w:rsidRDefault="00A95ECB" w:rsidP="00A95ECB">
      <w:pPr>
        <w:rPr>
          <w:del w:id="135" w:author="Bernal-Cardenas, Carlos" w:date="2019-02-03T23:58:00Z"/>
          <w:sz w:val="16"/>
          <w:szCs w:val="16"/>
        </w:rPr>
      </w:pPr>
    </w:p>
    <w:p w14:paraId="743701DF" w14:textId="77777777" w:rsidR="00F66F32" w:rsidRDefault="00F66F32" w:rsidP="00A95ECB">
      <w:pPr>
        <w:rPr>
          <w:ins w:id="136" w:author="Bernal-Cardenas, Carlos" w:date="2019-02-03T23:59:00Z"/>
        </w:rPr>
      </w:pPr>
    </w:p>
    <w:p w14:paraId="1326CCC1" w14:textId="5615B14B" w:rsidR="00A95ECB" w:rsidDel="00F66F32" w:rsidRDefault="00F66F32" w:rsidP="00A95ECB">
      <w:pPr>
        <w:rPr>
          <w:del w:id="137" w:author="Bernal-Cardenas, Carlos" w:date="2019-02-03T23:58:00Z"/>
        </w:rPr>
      </w:pPr>
      <w:ins w:id="138" w:author="Bernal-Cardenas, Carlos" w:date="2019-02-03T23:59:00Z">
        <w:r>
          <w:rPr>
            <w:u w:val="single"/>
          </w:rPr>
          <w:t>Video Time Remaining</w:t>
        </w:r>
        <w:r w:rsidRPr="00A95ECB">
          <w:rPr>
            <w:u w:val="single"/>
          </w:rPr>
          <w:t>:</w:t>
        </w:r>
        <w:r>
          <w:t xml:space="preserve"> </w:t>
        </w:r>
      </w:ins>
      <w:del w:id="139" w:author="Bernal-Cardenas, Carlos" w:date="2019-02-03T23:58:00Z">
        <w:r w:rsidR="00A95ECB" w:rsidRPr="00F66F32" w:rsidDel="00F66F32">
          <w:rPr>
            <w:rPrChange w:id="140" w:author="Bernal-Cardenas, Carlos" w:date="2019-02-03T23:59:00Z">
              <w:rPr>
                <w:sz w:val="16"/>
                <w:szCs w:val="16"/>
              </w:rPr>
            </w:rPrChange>
          </w:rPr>
          <w:delText>*Examples of the output files generated by this tool are included in this download under the “Example-Output” folder</w:delText>
        </w:r>
        <w:r w:rsidR="00A95ECB" w:rsidDel="00F66F32">
          <w:delText>.</w:delText>
        </w:r>
      </w:del>
    </w:p>
    <w:p w14:paraId="52F76CA3" w14:textId="01D08990" w:rsidR="00A95ECB" w:rsidRPr="00F66F32" w:rsidRDefault="00F66F32" w:rsidP="00A95ECB">
      <w:pPr>
        <w:rPr>
          <w:rPrChange w:id="141" w:author="Bernal-Cardenas, Carlos" w:date="2019-02-03T23:59:00Z">
            <w:rPr>
              <w:rFonts w:ascii="Courier New" w:hAnsi="Courier New" w:cs="Courier New"/>
            </w:rPr>
          </w:rPrChange>
        </w:rPr>
      </w:pPr>
      <w:ins w:id="142" w:author="Bernal-Cardenas, Carlos" w:date="2019-02-03T23:59:00Z">
        <w:r w:rsidRPr="00F66F32">
          <w:rPr>
            <w:rPrChange w:id="143" w:author="Bernal-Cardenas, Carlos" w:date="2019-02-03T23:59:00Z">
              <w:rPr>
                <w:rFonts w:ascii="Courier New" w:hAnsi="Courier New" w:cs="Courier New"/>
              </w:rPr>
            </w:rPrChange>
          </w:rPr>
          <w:t xml:space="preserve">It shows the </w:t>
        </w:r>
        <w:r>
          <w:t>time limit for video capturing allowed by the Android SDK.</w:t>
        </w:r>
      </w:ins>
    </w:p>
    <w:p w14:paraId="790F8B11" w14:textId="34D04FE2" w:rsidR="00A95ECB" w:rsidDel="00F66F32" w:rsidRDefault="00A95ECB" w:rsidP="00A95ECB">
      <w:pPr>
        <w:pStyle w:val="Heading1"/>
        <w:rPr>
          <w:del w:id="144" w:author="Bernal-Cardenas, Carlos" w:date="2019-02-04T00:00:00Z"/>
        </w:rPr>
      </w:pPr>
      <w:bookmarkStart w:id="145" w:name="_Toc469336540"/>
      <w:del w:id="146" w:author="Bernal-Cardenas, Carlos" w:date="2019-02-04T00:00:00Z">
        <w:r w:rsidDel="00F66F32">
          <w:delText>3) Using the Android GUI-Verification Tool</w:delText>
        </w:r>
        <w:bookmarkEnd w:id="145"/>
      </w:del>
    </w:p>
    <w:p w14:paraId="645713EB" w14:textId="36954F85" w:rsidR="00A95ECB" w:rsidDel="00F66F32" w:rsidRDefault="00A95ECB" w:rsidP="00A95ECB">
      <w:pPr>
        <w:rPr>
          <w:del w:id="147" w:author="Bernal-Cardenas, Carlos" w:date="2019-02-04T00:00:00Z"/>
        </w:rPr>
      </w:pPr>
    </w:p>
    <w:p w14:paraId="5F502070" w14:textId="0AD89141" w:rsidR="00A95ECB" w:rsidDel="00F66F32" w:rsidRDefault="00A95ECB" w:rsidP="00A95ECB">
      <w:pPr>
        <w:pStyle w:val="Heading2"/>
        <w:rPr>
          <w:del w:id="148" w:author="Bernal-Cardenas, Carlos" w:date="2019-02-04T00:00:00Z"/>
        </w:rPr>
      </w:pPr>
      <w:bookmarkStart w:id="149" w:name="_Toc469336541"/>
      <w:del w:id="150" w:author="Bernal-Cardenas, Carlos" w:date="2019-02-04T00:00:00Z">
        <w:r w:rsidDel="00F66F32">
          <w:delText>3.1) Tool Description and Setup Procedure</w:delText>
        </w:r>
        <w:bookmarkEnd w:id="149"/>
      </w:del>
    </w:p>
    <w:p w14:paraId="097095DB" w14:textId="31491865" w:rsidR="00A95ECB" w:rsidDel="00F66F32" w:rsidRDefault="00A95ECB" w:rsidP="00A95ECB">
      <w:pPr>
        <w:rPr>
          <w:del w:id="151" w:author="Bernal-Cardenas, Carlos" w:date="2019-02-04T00:00:00Z"/>
        </w:rPr>
      </w:pPr>
    </w:p>
    <w:p w14:paraId="3F319DCB" w14:textId="272BA2D3" w:rsidR="00A95ECB" w:rsidDel="00F66F32" w:rsidRDefault="00A95ECB" w:rsidP="006124B8">
      <w:pPr>
        <w:jc w:val="both"/>
        <w:rPr>
          <w:del w:id="152" w:author="Bernal-Cardenas, Carlos" w:date="2019-02-04T00:00:00Z"/>
        </w:rPr>
      </w:pPr>
      <w:del w:id="153" w:author="Bernal-Cardenas, Carlos" w:date="2019-02-04T00:00:00Z">
        <w:r w:rsidDel="00F66F32">
          <w:tab/>
        </w:r>
        <w:r w:rsidR="0074798B" w:rsidDel="00F66F32">
          <w:delText>The Android GUI-Verification Tool (GVT) is capable of detecti</w:delText>
        </w:r>
        <w:r w:rsidR="006124B8" w:rsidDel="00F66F32">
          <w:delText xml:space="preserve">ng design violations between a design Mock-Up (taking the form of a Marketch web page which is generated from a Sketch image representation) and an actual app implementation.  Currently, the tool can detect </w:delText>
        </w:r>
        <w:r w:rsidR="006124B8" w:rsidRPr="006124B8" w:rsidDel="00F66F32">
          <w:rPr>
            <w:i/>
            <w:iCs/>
          </w:rPr>
          <w:delText>component layout</w:delText>
        </w:r>
        <w:r w:rsidR="006124B8" w:rsidDel="00F66F32">
          <w:delText xml:space="preserve"> and </w:delText>
        </w:r>
        <w:r w:rsidR="006124B8" w:rsidRPr="006124B8" w:rsidDel="00F66F32">
          <w:rPr>
            <w:i/>
            <w:iCs/>
          </w:rPr>
          <w:delText>component size</w:delText>
        </w:r>
        <w:r w:rsidR="006124B8" w:rsidDel="00F66F32">
          <w:delText xml:space="preserve"> violations.  </w:delText>
        </w:r>
        <w:r w:rsidR="00762D35" w:rsidDel="00F66F32">
          <w:delText>The executable java file for the tool is called “</w:delText>
        </w:r>
        <w:r w:rsidR="00762D35" w:rsidRPr="00762D35" w:rsidDel="00F66F32">
          <w:rPr>
            <w:rFonts w:ascii="Courier New" w:hAnsi="Courier New" w:cs="Courier New"/>
          </w:rPr>
          <w:delText>GVT-v1.0.jar</w:delText>
        </w:r>
        <w:r w:rsidR="00762D35" w:rsidDel="00F66F32">
          <w:delText xml:space="preserve">” </w:delText>
        </w:r>
        <w:r w:rsidR="006124B8" w:rsidDel="00F66F32">
          <w:delText>To properly use the tool, the input files must be generated in the correct manner so that the tool can properly read the information, and perform GUI analysis.  Please take the following steps to generate the proper input files:</w:delText>
        </w:r>
      </w:del>
    </w:p>
    <w:p w14:paraId="2EBAE5D0" w14:textId="50124BE6" w:rsidR="006124B8" w:rsidDel="00F66F32" w:rsidRDefault="006124B8" w:rsidP="006124B8">
      <w:pPr>
        <w:jc w:val="both"/>
        <w:rPr>
          <w:del w:id="154" w:author="Bernal-Cardenas, Carlos" w:date="2019-02-04T00:00:00Z"/>
        </w:rPr>
      </w:pPr>
    </w:p>
    <w:p w14:paraId="0881AC49" w14:textId="54FA48E7" w:rsidR="006124B8" w:rsidDel="00F66F32" w:rsidRDefault="006124B8" w:rsidP="006124B8">
      <w:pPr>
        <w:pStyle w:val="Heading3"/>
        <w:rPr>
          <w:del w:id="155" w:author="Bernal-Cardenas, Carlos" w:date="2019-02-04T00:00:00Z"/>
        </w:rPr>
      </w:pPr>
      <w:bookmarkStart w:id="156" w:name="_Toc469336542"/>
      <w:del w:id="157" w:author="Bernal-Cardenas, Carlos" w:date="2019-02-04T00:00:00Z">
        <w:r w:rsidDel="00F66F32">
          <w:delText>3.1.1) Generating the Android UI-Dump and Screenshot Files</w:delText>
        </w:r>
        <w:bookmarkEnd w:id="156"/>
      </w:del>
    </w:p>
    <w:p w14:paraId="12ED5A4E" w14:textId="20CBAC46" w:rsidR="006124B8" w:rsidDel="00F66F32" w:rsidRDefault="006124B8" w:rsidP="006124B8">
      <w:pPr>
        <w:rPr>
          <w:del w:id="158" w:author="Bernal-Cardenas, Carlos" w:date="2019-02-04T00:00:00Z"/>
        </w:rPr>
      </w:pPr>
    </w:p>
    <w:p w14:paraId="4E4E4C55" w14:textId="7AA53C3F" w:rsidR="006124B8" w:rsidDel="00F66F32" w:rsidRDefault="006124B8" w:rsidP="006124B8">
      <w:pPr>
        <w:jc w:val="both"/>
        <w:rPr>
          <w:del w:id="159" w:author="Bernal-Cardenas, Carlos" w:date="2019-02-04T00:00:00Z"/>
        </w:rPr>
      </w:pPr>
      <w:del w:id="160" w:author="Bernal-Cardenas, Carlos" w:date="2019-02-04T00:00:00Z">
        <w:r w:rsidDel="00F66F32">
          <w:tab/>
          <w:delText>To generated the proper Android UI-Dump .xml and screenshot files, please follow the instructions in Section 2 of this documentation.</w:delText>
        </w:r>
      </w:del>
    </w:p>
    <w:p w14:paraId="4D6533B7" w14:textId="300548B4" w:rsidR="006124B8" w:rsidDel="00F66F32" w:rsidRDefault="006124B8" w:rsidP="006124B8">
      <w:pPr>
        <w:jc w:val="both"/>
        <w:rPr>
          <w:del w:id="161" w:author="Bernal-Cardenas, Carlos" w:date="2019-02-04T00:00:00Z"/>
        </w:rPr>
      </w:pPr>
    </w:p>
    <w:p w14:paraId="7926CC62" w14:textId="45488D3F" w:rsidR="006124B8" w:rsidDel="00F66F32" w:rsidRDefault="006124B8" w:rsidP="006124B8">
      <w:pPr>
        <w:pStyle w:val="Heading3"/>
        <w:rPr>
          <w:del w:id="162" w:author="Bernal-Cardenas, Carlos" w:date="2019-02-04T00:00:00Z"/>
        </w:rPr>
      </w:pPr>
      <w:bookmarkStart w:id="163" w:name="_Toc469336543"/>
      <w:del w:id="164" w:author="Bernal-Cardenas, Carlos" w:date="2019-02-04T00:00:00Z">
        <w:r w:rsidDel="00F66F32">
          <w:delText>3.1.2) Generating the Proper Marketch File</w:delText>
        </w:r>
        <w:bookmarkEnd w:id="163"/>
      </w:del>
    </w:p>
    <w:p w14:paraId="030C6E4A" w14:textId="0B5F7CD6" w:rsidR="006124B8" w:rsidDel="00F66F32" w:rsidRDefault="006124B8" w:rsidP="006124B8">
      <w:pPr>
        <w:rPr>
          <w:del w:id="165" w:author="Bernal-Cardenas, Carlos" w:date="2019-02-04T00:00:00Z"/>
        </w:rPr>
      </w:pPr>
    </w:p>
    <w:p w14:paraId="2156DCB5" w14:textId="4F5AF733" w:rsidR="006124B8" w:rsidDel="00F66F32" w:rsidRDefault="006124B8" w:rsidP="00DC63EB">
      <w:pPr>
        <w:jc w:val="both"/>
        <w:rPr>
          <w:del w:id="166" w:author="Bernal-Cardenas, Carlos" w:date="2019-02-04T00:00:00Z"/>
        </w:rPr>
      </w:pPr>
      <w:del w:id="167" w:author="Bernal-Cardenas, Carlos" w:date="2019-02-04T00:00:00Z">
        <w:r w:rsidDel="00F66F32">
          <w:tab/>
          <w:delText xml:space="preserve">Currently, the GVT only accepts a Marketch file with information corresponding to </w:delText>
        </w:r>
        <w:r w:rsidDel="00F66F32">
          <w:rPr>
            <w:b/>
            <w:bCs/>
            <w:i/>
            <w:iCs/>
          </w:rPr>
          <w:delText>only one</w:delText>
        </w:r>
        <w:r w:rsidDel="00F66F32">
          <w:delText xml:space="preserve"> screen, or artboard.  Therefore, the following steps should be taken to properly export the </w:delText>
        </w:r>
        <w:r w:rsidR="00DC63EB" w:rsidDel="00F66F32">
          <w:delText>Marketch html from a corresponding Sketch File:</w:delText>
        </w:r>
      </w:del>
    </w:p>
    <w:p w14:paraId="578CFD28" w14:textId="3C88F700" w:rsidR="00DC63EB" w:rsidDel="00F66F32" w:rsidRDefault="00DC63EB" w:rsidP="00DC63EB">
      <w:pPr>
        <w:pStyle w:val="ListParagraph"/>
        <w:numPr>
          <w:ilvl w:val="0"/>
          <w:numId w:val="4"/>
        </w:numPr>
        <w:rPr>
          <w:del w:id="168" w:author="Bernal-Cardenas, Carlos" w:date="2019-02-04T00:00:00Z"/>
        </w:rPr>
      </w:pPr>
      <w:del w:id="169" w:author="Bernal-Cardenas, Carlos" w:date="2019-02-04T00:00:00Z">
        <w:r w:rsidDel="00F66F32">
          <w:delText>Open the Sketch file that contains the Design Mock-Up of a screen that you wish to analyze.</w:delText>
        </w:r>
      </w:del>
    </w:p>
    <w:p w14:paraId="2A4346E7" w14:textId="3026C336" w:rsidR="001C249B" w:rsidDel="00F66F32" w:rsidRDefault="00841F02" w:rsidP="001C249B">
      <w:pPr>
        <w:pStyle w:val="ListParagraph"/>
        <w:numPr>
          <w:ilvl w:val="0"/>
          <w:numId w:val="4"/>
        </w:numPr>
        <w:rPr>
          <w:del w:id="170" w:author="Bernal-Cardenas, Carlos" w:date="2019-02-04T00:00:00Z"/>
        </w:rPr>
      </w:pPr>
      <w:del w:id="171" w:author="Bernal-Cardenas, Carlos" w:date="2019-02-03T17:33:00Z">
        <w:r w:rsidDel="00877ED6">
          <w:rPr>
            <w:noProof/>
            <w:sz w:val="32"/>
            <w:szCs w:val="32"/>
            <w:u w:val="single"/>
          </w:rPr>
          <w:drawing>
            <wp:anchor distT="0" distB="0" distL="114300" distR="114300" simplePos="0" relativeHeight="251703296" behindDoc="0" locked="0" layoutInCell="1" allowOverlap="1" wp14:anchorId="0FC75E67" wp14:editId="589BAB3C">
              <wp:simplePos x="0" y="0"/>
              <wp:positionH relativeFrom="column">
                <wp:posOffset>-762000</wp:posOffset>
              </wp:positionH>
              <wp:positionV relativeFrom="paragraph">
                <wp:posOffset>31750</wp:posOffset>
              </wp:positionV>
              <wp:extent cx="339725" cy="340995"/>
              <wp:effectExtent l="0" t="0" r="0" b="0"/>
              <wp:wrapNone/>
              <wp:docPr id="58" name="Picture 58"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725" cy="340995"/>
                      </a:xfrm>
                      <a:prstGeom prst="rect">
                        <a:avLst/>
                      </a:prstGeom>
                      <a:noFill/>
                      <a:ln>
                        <a:noFill/>
                      </a:ln>
                    </pic:spPr>
                  </pic:pic>
                </a:graphicData>
              </a:graphic>
              <wp14:sizeRelH relativeFrom="page">
                <wp14:pctWidth>0</wp14:pctWidth>
              </wp14:sizeRelH>
              <wp14:sizeRelV relativeFrom="page">
                <wp14:pctHeight>0</wp14:pctHeight>
              </wp14:sizeRelV>
            </wp:anchor>
          </w:drawing>
        </w:r>
      </w:del>
      <w:del w:id="172" w:author="Bernal-Cardenas, Carlos" w:date="2019-02-04T00:00:00Z">
        <w:r w:rsidDel="00F66F32">
          <w:rPr>
            <w:noProof/>
            <w:sz w:val="32"/>
            <w:szCs w:val="32"/>
            <w:u w:val="single"/>
          </w:rPr>
          <w:drawing>
            <wp:anchor distT="0" distB="0" distL="114300" distR="114300" simplePos="0" relativeHeight="251704320" behindDoc="0" locked="0" layoutInCell="1" allowOverlap="1" wp14:anchorId="57A747C2" wp14:editId="2D062C95">
              <wp:simplePos x="0" y="0"/>
              <wp:positionH relativeFrom="column">
                <wp:posOffset>-751840</wp:posOffset>
              </wp:positionH>
              <wp:positionV relativeFrom="paragraph">
                <wp:posOffset>-799465</wp:posOffset>
              </wp:positionV>
              <wp:extent cx="350520" cy="374650"/>
              <wp:effectExtent l="0" t="0" r="5080" b="6350"/>
              <wp:wrapNone/>
              <wp:docPr id="59" name="Picture 59"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66F32">
          <w:rPr>
            <w:noProof/>
          </w:rPr>
          <mc:AlternateContent>
            <mc:Choice Requires="wps">
              <w:drawing>
                <wp:anchor distT="0" distB="0" distL="114300" distR="114300" simplePos="0" relativeHeight="251705344" behindDoc="0" locked="0" layoutInCell="1" allowOverlap="1" wp14:anchorId="7F7ED4AD" wp14:editId="78D20B3D">
                  <wp:simplePos x="0" y="0"/>
                  <wp:positionH relativeFrom="column">
                    <wp:posOffset>-765810</wp:posOffset>
                  </wp:positionH>
                  <wp:positionV relativeFrom="paragraph">
                    <wp:posOffset>-357505</wp:posOffset>
                  </wp:positionV>
                  <wp:extent cx="2743200" cy="1270"/>
                  <wp:effectExtent l="0" t="0" r="25400" b="49530"/>
                  <wp:wrapNone/>
                  <wp:docPr id="56" name="Straight Connector 56"/>
                  <wp:cNvGraphicFramePr/>
                  <a:graphic xmlns:a="http://schemas.openxmlformats.org/drawingml/2006/main">
                    <a:graphicData uri="http://schemas.microsoft.com/office/word/2010/wordprocessingShape">
                      <wps:wsp>
                        <wps:cNvCnPr/>
                        <wps:spPr>
                          <a:xfrm>
                            <a:off x="0" y="0"/>
                            <a:ext cx="2743200" cy="127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7C80B040" id="Straight Connector 5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3pt,-28.1pt" to="155.7pt,-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" strokecolor="#538135 [2409]" strokeweight="2.5pt">
                  <v:stroke joinstyle="miter"/>
                </v:line>
              </w:pict>
            </mc:Fallback>
          </mc:AlternateContent>
        </w:r>
        <w:r w:rsidDel="00F66F32">
          <w:rPr>
            <w:noProof/>
          </w:rPr>
          <mc:AlternateContent>
            <mc:Choice Requires="wps">
              <w:drawing>
                <wp:anchor distT="0" distB="0" distL="114300" distR="114300" simplePos="0" relativeHeight="251706368" behindDoc="0" locked="0" layoutInCell="1" allowOverlap="1" wp14:anchorId="29B5833F" wp14:editId="27E78B26">
                  <wp:simplePos x="0" y="0"/>
                  <wp:positionH relativeFrom="column">
                    <wp:posOffset>-313690</wp:posOffset>
                  </wp:positionH>
                  <wp:positionV relativeFrom="paragraph">
                    <wp:posOffset>-814705</wp:posOffset>
                  </wp:positionV>
                  <wp:extent cx="4445" cy="2399665"/>
                  <wp:effectExtent l="0" t="0" r="46355" b="13335"/>
                  <wp:wrapNone/>
                  <wp:docPr id="57" name="Straight Connector 57"/>
                  <wp:cNvGraphicFramePr/>
                  <a:graphic xmlns:a="http://schemas.openxmlformats.org/drawingml/2006/main">
                    <a:graphicData uri="http://schemas.microsoft.com/office/word/2010/wordprocessingShape">
                      <wps:wsp>
                        <wps:cNvCnPr/>
                        <wps:spPr>
                          <a:xfrm flipV="1">
                            <a:off x="0" y="0"/>
                            <a:ext cx="4445" cy="2399665"/>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72833C7" id="Straight Connector 57"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pt,-64.1pt" to="-24.35pt,12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" strokecolor="#538135 [2409]" strokeweight="2.5pt">
                  <v:stroke joinstyle="miter"/>
                </v:line>
              </w:pict>
            </mc:Fallback>
          </mc:AlternateContent>
        </w:r>
        <w:r w:rsidDel="00F66F32">
          <w:rPr>
            <w:noProof/>
          </w:rPr>
          <w:drawing>
            <wp:anchor distT="0" distB="0" distL="114300" distR="114300" simplePos="0" relativeHeight="251707392" behindDoc="0" locked="0" layoutInCell="1" allowOverlap="1" wp14:anchorId="3BC0F90D" wp14:editId="7ACD0FE4">
              <wp:simplePos x="0" y="0"/>
              <wp:positionH relativeFrom="column">
                <wp:posOffset>-833332</wp:posOffset>
              </wp:positionH>
              <wp:positionV relativeFrom="paragraph">
                <wp:posOffset>-279188</wp:posOffset>
              </wp:positionV>
              <wp:extent cx="502400" cy="234104"/>
              <wp:effectExtent l="0" t="0" r="5715" b="0"/>
              <wp:wrapNone/>
              <wp:docPr id="60" name="Picture 60"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00" cy="234104"/>
                      </a:xfrm>
                      <a:prstGeom prst="rect">
                        <a:avLst/>
                      </a:prstGeom>
                      <a:noFill/>
                      <a:ln>
                        <a:noFill/>
                      </a:ln>
                    </pic:spPr>
                  </pic:pic>
                </a:graphicData>
              </a:graphic>
              <wp14:sizeRelH relativeFrom="page">
                <wp14:pctWidth>0</wp14:pctWidth>
              </wp14:sizeRelH>
              <wp14:sizeRelV relativeFrom="page">
                <wp14:pctHeight>0</wp14:pctHeight>
              </wp14:sizeRelV>
            </wp:anchor>
          </w:drawing>
        </w:r>
        <w:r w:rsidR="001C249B" w:rsidDel="00F66F32">
          <w:rPr>
            <w:noProof/>
          </w:rPr>
          <mc:AlternateContent>
            <mc:Choice Requires="wps">
              <w:drawing>
                <wp:anchor distT="0" distB="0" distL="114300" distR="114300" simplePos="0" relativeHeight="251677696" behindDoc="0" locked="0" layoutInCell="1" allowOverlap="1" wp14:anchorId="35B04A38" wp14:editId="22C923B4">
                  <wp:simplePos x="0" y="0"/>
                  <wp:positionH relativeFrom="column">
                    <wp:posOffset>-194945</wp:posOffset>
                  </wp:positionH>
                  <wp:positionV relativeFrom="paragraph">
                    <wp:posOffset>1490345</wp:posOffset>
                  </wp:positionV>
                  <wp:extent cx="1193800" cy="211455"/>
                  <wp:effectExtent l="0" t="0" r="25400" b="17145"/>
                  <wp:wrapThrough wrapText="bothSides">
                    <wp:wrapPolygon edited="0">
                      <wp:start x="0" y="0"/>
                      <wp:lineTo x="0" y="20757"/>
                      <wp:lineTo x="21600" y="20757"/>
                      <wp:lineTo x="21600" y="0"/>
                      <wp:lineTo x="0" y="0"/>
                    </wp:wrapPolygon>
                  </wp:wrapThrough>
                  <wp:docPr id="19" name="Rounded Rectangle 19"/>
                  <wp:cNvGraphicFramePr/>
                  <a:graphic xmlns:a="http://schemas.openxmlformats.org/drawingml/2006/main">
                    <a:graphicData uri="http://schemas.microsoft.com/office/word/2010/wordprocessingShape">
                      <wps:wsp>
                        <wps:cNvSpPr/>
                        <wps:spPr>
                          <a:xfrm>
                            <a:off x="0" y="0"/>
                            <a:ext cx="1193800" cy="211455"/>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B35D05C" id="Rounded Rectangle 19" o:spid="_x0000_s1026" style="position:absolute;margin-left:-15.35pt;margin-top:117.35pt;width:94pt;height:1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" filled="f" strokecolor="#c00000" strokeweight="2pt">
                  <v:stroke dashstyle="dash" joinstyle="miter"/>
                  <w10:wrap type="through"/>
                </v:roundrect>
              </w:pict>
            </mc:Fallback>
          </mc:AlternateContent>
        </w:r>
        <w:r w:rsidR="001C249B" w:rsidDel="00F66F32">
          <w:rPr>
            <w:noProof/>
          </w:rPr>
          <mc:AlternateContent>
            <mc:Choice Requires="wps">
              <w:drawing>
                <wp:anchor distT="0" distB="0" distL="114300" distR="114300" simplePos="0" relativeHeight="251675648" behindDoc="0" locked="0" layoutInCell="1" allowOverlap="1" wp14:anchorId="0E00DF97" wp14:editId="2F81D4B0">
                  <wp:simplePos x="0" y="0"/>
                  <wp:positionH relativeFrom="column">
                    <wp:posOffset>5080000</wp:posOffset>
                  </wp:positionH>
                  <wp:positionV relativeFrom="paragraph">
                    <wp:posOffset>1067435</wp:posOffset>
                  </wp:positionV>
                  <wp:extent cx="1193800" cy="211455"/>
                  <wp:effectExtent l="0" t="0" r="25400" b="17145"/>
                  <wp:wrapThrough wrapText="bothSides">
                    <wp:wrapPolygon edited="0">
                      <wp:start x="0" y="0"/>
                      <wp:lineTo x="0" y="20757"/>
                      <wp:lineTo x="21600" y="20757"/>
                      <wp:lineTo x="21600" y="0"/>
                      <wp:lineTo x="0" y="0"/>
                    </wp:wrapPolygon>
                  </wp:wrapThrough>
                  <wp:docPr id="18" name="Rounded Rectangle 18"/>
                  <wp:cNvGraphicFramePr/>
                  <a:graphic xmlns:a="http://schemas.openxmlformats.org/drawingml/2006/main">
                    <a:graphicData uri="http://schemas.microsoft.com/office/word/2010/wordprocessingShape">
                      <wps:wsp>
                        <wps:cNvSpPr/>
                        <wps:spPr>
                          <a:xfrm>
                            <a:off x="0" y="0"/>
                            <a:ext cx="1193800" cy="211455"/>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7A3660CD" id="Rounded Rectangle 18" o:spid="_x0000_s1026" style="position:absolute;margin-left:400pt;margin-top:84.05pt;width:94pt;height:16.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" filled="f" strokecolor="#c00000" strokeweight="2pt">
                  <v:stroke dashstyle="dash" joinstyle="miter"/>
                  <w10:wrap type="through"/>
                </v:roundrect>
              </w:pict>
            </mc:Fallback>
          </mc:AlternateContent>
        </w:r>
        <w:r w:rsidR="001C249B" w:rsidDel="00F66F32">
          <w:rPr>
            <w:noProof/>
          </w:rPr>
          <w:drawing>
            <wp:anchor distT="0" distB="0" distL="114300" distR="114300" simplePos="0" relativeHeight="251674624" behindDoc="0" locked="0" layoutInCell="1" allowOverlap="1" wp14:anchorId="68DAD573" wp14:editId="07396CD7">
              <wp:simplePos x="0" y="0"/>
              <wp:positionH relativeFrom="column">
                <wp:posOffset>-520700</wp:posOffset>
              </wp:positionH>
              <wp:positionV relativeFrom="paragraph">
                <wp:posOffset>307975</wp:posOffset>
              </wp:positionV>
              <wp:extent cx="7139940" cy="5031740"/>
              <wp:effectExtent l="0" t="0" r="0" b="0"/>
              <wp:wrapTopAndBottom/>
              <wp:docPr id="17" name="Picture 17"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12%20at%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9940" cy="50317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63EB" w:rsidDel="00F66F32">
          <w:delText xml:space="preserve">Select the artboard </w:delText>
        </w:r>
        <w:r w:rsidR="001C249B" w:rsidDel="00F66F32">
          <w:delText>that you wish to analyze and ensure that the starting position for the Sketch file starts at position x=0 and y=0.</w:delText>
        </w:r>
      </w:del>
    </w:p>
    <w:p w14:paraId="78BF38A6" w14:textId="2AED318A" w:rsidR="00ED527A" w:rsidDel="00F66F32" w:rsidRDefault="001C249B" w:rsidP="00ED527A">
      <w:pPr>
        <w:pStyle w:val="ListParagraph"/>
        <w:numPr>
          <w:ilvl w:val="0"/>
          <w:numId w:val="4"/>
        </w:numPr>
        <w:rPr>
          <w:del w:id="173" w:author="Bernal-Cardenas, Carlos" w:date="2019-02-04T00:00:00Z"/>
        </w:rPr>
      </w:pPr>
      <w:del w:id="174" w:author="Bernal-Cardenas, Carlos" w:date="2019-02-04T00:00:00Z">
        <w:r w:rsidDel="00F66F32">
          <w:delText>Next Navigate to the Plugins Dropdown Menu in the menu bar, and select “Marketch”</w:delText>
        </w:r>
        <w:r w:rsidDel="00F66F32">
          <w:sym w:font="Wingdings" w:char="F0E0"/>
        </w:r>
        <w:r w:rsidDel="00F66F32">
          <w:delText xml:space="preserve"> “export as zip File”.</w:delText>
        </w:r>
      </w:del>
    </w:p>
    <w:p w14:paraId="55B83000" w14:textId="68923520" w:rsidR="00ED527A" w:rsidDel="00F66F32" w:rsidRDefault="00ED527A" w:rsidP="00ED527A">
      <w:pPr>
        <w:rPr>
          <w:del w:id="175" w:author="Bernal-Cardenas, Carlos" w:date="2019-02-04T00:00:00Z"/>
        </w:rPr>
      </w:pPr>
    </w:p>
    <w:p w14:paraId="268B6037" w14:textId="4C0CFD18" w:rsidR="00ED527A" w:rsidDel="00F66F32" w:rsidRDefault="00ED527A" w:rsidP="00ED527A">
      <w:pPr>
        <w:rPr>
          <w:del w:id="176" w:author="Bernal-Cardenas, Carlos" w:date="2019-02-04T00:00:00Z"/>
        </w:rPr>
      </w:pPr>
    </w:p>
    <w:p w14:paraId="5E5DA673" w14:textId="29564DD9" w:rsidR="00ED527A" w:rsidDel="00F66F32" w:rsidRDefault="00ED527A" w:rsidP="00ED527A">
      <w:pPr>
        <w:rPr>
          <w:del w:id="177" w:author="Bernal-Cardenas, Carlos" w:date="2019-02-04T00:00:00Z"/>
        </w:rPr>
      </w:pPr>
    </w:p>
    <w:p w14:paraId="7E7C24EF" w14:textId="08169F12" w:rsidR="00ED527A" w:rsidDel="00F66F32" w:rsidRDefault="00ED527A" w:rsidP="00ED527A">
      <w:pPr>
        <w:rPr>
          <w:del w:id="178" w:author="Bernal-Cardenas, Carlos" w:date="2019-02-04T00:00:00Z"/>
        </w:rPr>
      </w:pPr>
      <w:del w:id="179" w:author="Bernal-Cardenas, Carlos" w:date="2019-02-04T00:00:00Z">
        <w:r w:rsidDel="00F66F32">
          <w:rPr>
            <w:noProof/>
          </w:rPr>
          <mc:AlternateContent>
            <mc:Choice Requires="wps">
              <w:drawing>
                <wp:anchor distT="0" distB="0" distL="114300" distR="114300" simplePos="0" relativeHeight="251681792" behindDoc="0" locked="0" layoutInCell="1" allowOverlap="1" wp14:anchorId="451DA9B4" wp14:editId="66CDED84">
                  <wp:simplePos x="0" y="0"/>
                  <wp:positionH relativeFrom="column">
                    <wp:posOffset>4630420</wp:posOffset>
                  </wp:positionH>
                  <wp:positionV relativeFrom="paragraph">
                    <wp:posOffset>328930</wp:posOffset>
                  </wp:positionV>
                  <wp:extent cx="1303655" cy="143510"/>
                  <wp:effectExtent l="0" t="0" r="17145" b="34290"/>
                  <wp:wrapThrough wrapText="bothSides">
                    <wp:wrapPolygon edited="0">
                      <wp:start x="0" y="0"/>
                      <wp:lineTo x="0" y="22938"/>
                      <wp:lineTo x="21463" y="22938"/>
                      <wp:lineTo x="21463" y="0"/>
                      <wp:lineTo x="0" y="0"/>
                    </wp:wrapPolygon>
                  </wp:wrapThrough>
                  <wp:docPr id="23" name="Rounded Rectangle 23"/>
                  <wp:cNvGraphicFramePr/>
                  <a:graphic xmlns:a="http://schemas.openxmlformats.org/drawingml/2006/main">
                    <a:graphicData uri="http://schemas.microsoft.com/office/word/2010/wordprocessingShape">
                      <wps:wsp>
                        <wps:cNvSpPr/>
                        <wps:spPr>
                          <a:xfrm>
                            <a:off x="0" y="0"/>
                            <a:ext cx="1303655" cy="143510"/>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1EA49FF0" id="Rounded Rectangle 23" o:spid="_x0000_s1026" style="position:absolute;margin-left:364.6pt;margin-top:25.9pt;width:102.65pt;height:1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" filled="f" strokecolor="#c00000" strokeweight="2pt">
                  <v:stroke dashstyle="dash" joinstyle="miter"/>
                  <w10:wrap type="through"/>
                </v:roundrect>
              </w:pict>
            </mc:Fallback>
          </mc:AlternateContent>
        </w:r>
        <w:r w:rsidDel="00F66F32">
          <w:rPr>
            <w:noProof/>
          </w:rPr>
          <mc:AlternateContent>
            <mc:Choice Requires="wps">
              <w:drawing>
                <wp:anchor distT="0" distB="0" distL="114300" distR="114300" simplePos="0" relativeHeight="251679744" behindDoc="0" locked="0" layoutInCell="1" allowOverlap="1" wp14:anchorId="4F178B92" wp14:editId="33ABAC61">
                  <wp:simplePos x="0" y="0"/>
                  <wp:positionH relativeFrom="column">
                    <wp:posOffset>2819400</wp:posOffset>
                  </wp:positionH>
                  <wp:positionV relativeFrom="paragraph">
                    <wp:posOffset>142875</wp:posOffset>
                  </wp:positionV>
                  <wp:extent cx="482600" cy="160655"/>
                  <wp:effectExtent l="0" t="0" r="25400" b="17145"/>
                  <wp:wrapThrough wrapText="bothSides">
                    <wp:wrapPolygon edited="0">
                      <wp:start x="0" y="0"/>
                      <wp:lineTo x="0" y="20490"/>
                      <wp:lineTo x="21600" y="20490"/>
                      <wp:lineTo x="21600" y="0"/>
                      <wp:lineTo x="0" y="0"/>
                    </wp:wrapPolygon>
                  </wp:wrapThrough>
                  <wp:docPr id="22" name="Rounded Rectangle 22"/>
                  <wp:cNvGraphicFramePr/>
                  <a:graphic xmlns:a="http://schemas.openxmlformats.org/drawingml/2006/main">
                    <a:graphicData uri="http://schemas.microsoft.com/office/word/2010/wordprocessingShape">
                      <wps:wsp>
                        <wps:cNvSpPr/>
                        <wps:spPr>
                          <a:xfrm>
                            <a:off x="0" y="0"/>
                            <a:ext cx="482600" cy="160655"/>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788DF13" id="Rounded Rectangle 22" o:spid="_x0000_s1026" style="position:absolute;margin-left:222pt;margin-top:11.25pt;width:38pt;height:1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" filled="f" strokecolor="#c00000" strokeweight="2pt">
                  <v:stroke dashstyle="dash" joinstyle="miter"/>
                  <w10:wrap type="through"/>
                </v:roundrect>
              </w:pict>
            </mc:Fallback>
          </mc:AlternateContent>
        </w:r>
        <w:r w:rsidDel="00F66F32">
          <w:rPr>
            <w:noProof/>
          </w:rPr>
          <w:drawing>
            <wp:anchor distT="0" distB="0" distL="114300" distR="114300" simplePos="0" relativeHeight="251656190" behindDoc="0" locked="0" layoutInCell="1" allowOverlap="1" wp14:anchorId="6C25896E" wp14:editId="116ADE4E">
              <wp:simplePos x="0" y="0"/>
              <wp:positionH relativeFrom="column">
                <wp:posOffset>50800</wp:posOffset>
              </wp:positionH>
              <wp:positionV relativeFrom="paragraph">
                <wp:posOffset>154940</wp:posOffset>
              </wp:positionV>
              <wp:extent cx="5935345" cy="804545"/>
              <wp:effectExtent l="0" t="0" r="8255" b="8255"/>
              <wp:wrapTopAndBottom/>
              <wp:docPr id="21" name="Picture 21"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12%20at%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80454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7BBDDAD0" w14:textId="66E13B13" w:rsidR="00ED527A" w:rsidDel="00F66F32" w:rsidRDefault="00ED527A" w:rsidP="00ED527A">
      <w:pPr>
        <w:rPr>
          <w:del w:id="180" w:author="Bernal-Cardenas, Carlos" w:date="2019-02-04T00:00:00Z"/>
        </w:rPr>
      </w:pPr>
    </w:p>
    <w:p w14:paraId="4C507671" w14:textId="69A427F3" w:rsidR="00ED527A" w:rsidDel="00F66F32" w:rsidRDefault="00ED527A" w:rsidP="00ED527A">
      <w:pPr>
        <w:rPr>
          <w:del w:id="181" w:author="Bernal-Cardenas, Carlos" w:date="2019-02-04T00:00:00Z"/>
        </w:rPr>
      </w:pPr>
    </w:p>
    <w:p w14:paraId="45DCA4CB" w14:textId="599D80F3" w:rsidR="00ED527A" w:rsidDel="00F66F32" w:rsidRDefault="00ED527A" w:rsidP="00ED527A">
      <w:pPr>
        <w:rPr>
          <w:del w:id="182" w:author="Bernal-Cardenas, Carlos" w:date="2019-02-04T00:00:00Z"/>
        </w:rPr>
      </w:pPr>
    </w:p>
    <w:p w14:paraId="3CAACE1F" w14:textId="0A68C4CB" w:rsidR="00ED527A" w:rsidDel="00F66F32" w:rsidRDefault="00ED527A" w:rsidP="00ED527A">
      <w:pPr>
        <w:rPr>
          <w:del w:id="183" w:author="Bernal-Cardenas, Carlos" w:date="2019-02-04T00:00:00Z"/>
        </w:rPr>
      </w:pPr>
    </w:p>
    <w:p w14:paraId="7981FA4A" w14:textId="70526367" w:rsidR="00ED527A" w:rsidDel="00F66F32" w:rsidRDefault="00ED527A" w:rsidP="00ED527A">
      <w:pPr>
        <w:rPr>
          <w:del w:id="184" w:author="Bernal-Cardenas, Carlos" w:date="2019-02-04T00:00:00Z"/>
        </w:rPr>
      </w:pPr>
    </w:p>
    <w:p w14:paraId="0A6BE81D" w14:textId="23BC6772" w:rsidR="00ED527A" w:rsidDel="00F66F32" w:rsidRDefault="00ED527A" w:rsidP="00ED527A">
      <w:pPr>
        <w:rPr>
          <w:del w:id="185" w:author="Bernal-Cardenas, Carlos" w:date="2019-02-04T00:00:00Z"/>
        </w:rPr>
      </w:pPr>
    </w:p>
    <w:p w14:paraId="69F2188D" w14:textId="0F6ADBE3" w:rsidR="00ED527A" w:rsidDel="00F66F32" w:rsidRDefault="00841F02" w:rsidP="00ED527A">
      <w:pPr>
        <w:pStyle w:val="ListParagraph"/>
        <w:numPr>
          <w:ilvl w:val="0"/>
          <w:numId w:val="4"/>
        </w:numPr>
        <w:rPr>
          <w:del w:id="186" w:author="Bernal-Cardenas, Carlos" w:date="2019-02-04T00:00:00Z"/>
        </w:rPr>
      </w:pPr>
      <w:del w:id="187" w:author="Bernal-Cardenas, Carlos" w:date="2019-02-03T17:33:00Z">
        <w:r w:rsidDel="00877ED6">
          <w:rPr>
            <w:noProof/>
            <w:sz w:val="32"/>
            <w:szCs w:val="32"/>
            <w:u w:val="single"/>
          </w:rPr>
          <w:drawing>
            <wp:anchor distT="0" distB="0" distL="114300" distR="114300" simplePos="0" relativeHeight="251709440" behindDoc="0" locked="0" layoutInCell="1" allowOverlap="1" wp14:anchorId="76CAF123" wp14:editId="441D80E5">
              <wp:simplePos x="0" y="0"/>
              <wp:positionH relativeFrom="column">
                <wp:posOffset>-762000</wp:posOffset>
              </wp:positionH>
              <wp:positionV relativeFrom="paragraph">
                <wp:posOffset>31750</wp:posOffset>
              </wp:positionV>
              <wp:extent cx="339725" cy="340995"/>
              <wp:effectExtent l="0" t="0" r="0" b="0"/>
              <wp:wrapNone/>
              <wp:docPr id="63" name="Picture 63"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725" cy="340995"/>
                      </a:xfrm>
                      <a:prstGeom prst="rect">
                        <a:avLst/>
                      </a:prstGeom>
                      <a:noFill/>
                      <a:ln>
                        <a:noFill/>
                      </a:ln>
                    </pic:spPr>
                  </pic:pic>
                </a:graphicData>
              </a:graphic>
              <wp14:sizeRelH relativeFrom="page">
                <wp14:pctWidth>0</wp14:pctWidth>
              </wp14:sizeRelH>
              <wp14:sizeRelV relativeFrom="page">
                <wp14:pctHeight>0</wp14:pctHeight>
              </wp14:sizeRelV>
            </wp:anchor>
          </w:drawing>
        </w:r>
      </w:del>
      <w:del w:id="188" w:author="Bernal-Cardenas, Carlos" w:date="2019-02-04T00:00:00Z">
        <w:r w:rsidDel="00F66F32">
          <w:rPr>
            <w:noProof/>
            <w:sz w:val="32"/>
            <w:szCs w:val="32"/>
            <w:u w:val="single"/>
          </w:rPr>
          <w:drawing>
            <wp:anchor distT="0" distB="0" distL="114300" distR="114300" simplePos="0" relativeHeight="251710464" behindDoc="0" locked="0" layoutInCell="1" allowOverlap="1" wp14:anchorId="0A9CD256" wp14:editId="02B43284">
              <wp:simplePos x="0" y="0"/>
              <wp:positionH relativeFrom="column">
                <wp:posOffset>-751840</wp:posOffset>
              </wp:positionH>
              <wp:positionV relativeFrom="paragraph">
                <wp:posOffset>-799465</wp:posOffset>
              </wp:positionV>
              <wp:extent cx="350520" cy="374650"/>
              <wp:effectExtent l="0" t="0" r="5080" b="6350"/>
              <wp:wrapNone/>
              <wp:docPr id="64" name="Picture 64"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66F32">
          <w:rPr>
            <w:noProof/>
          </w:rPr>
          <mc:AlternateContent>
            <mc:Choice Requires="wps">
              <w:drawing>
                <wp:anchor distT="0" distB="0" distL="114300" distR="114300" simplePos="0" relativeHeight="251711488" behindDoc="0" locked="0" layoutInCell="1" allowOverlap="1" wp14:anchorId="0A8C5CE4" wp14:editId="4E252974">
                  <wp:simplePos x="0" y="0"/>
                  <wp:positionH relativeFrom="column">
                    <wp:posOffset>-765810</wp:posOffset>
                  </wp:positionH>
                  <wp:positionV relativeFrom="paragraph">
                    <wp:posOffset>-357505</wp:posOffset>
                  </wp:positionV>
                  <wp:extent cx="2743200" cy="1270"/>
                  <wp:effectExtent l="0" t="0" r="25400" b="49530"/>
                  <wp:wrapNone/>
                  <wp:docPr id="61" name="Straight Connector 61"/>
                  <wp:cNvGraphicFramePr/>
                  <a:graphic xmlns:a="http://schemas.openxmlformats.org/drawingml/2006/main">
                    <a:graphicData uri="http://schemas.microsoft.com/office/word/2010/wordprocessingShape">
                      <wps:wsp>
                        <wps:cNvCnPr/>
                        <wps:spPr>
                          <a:xfrm>
                            <a:off x="0" y="0"/>
                            <a:ext cx="2743200" cy="127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4FC9A707" id="Straight Connector 6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3pt,-28.1pt" to="155.7pt,-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" strokecolor="#538135 [2409]" strokeweight="2.5pt">
                  <v:stroke joinstyle="miter"/>
                </v:line>
              </w:pict>
            </mc:Fallback>
          </mc:AlternateContent>
        </w:r>
        <w:r w:rsidDel="00F66F32">
          <w:rPr>
            <w:noProof/>
          </w:rPr>
          <mc:AlternateContent>
            <mc:Choice Requires="wps">
              <w:drawing>
                <wp:anchor distT="0" distB="0" distL="114300" distR="114300" simplePos="0" relativeHeight="251712512" behindDoc="0" locked="0" layoutInCell="1" allowOverlap="1" wp14:anchorId="7A30DB27" wp14:editId="602D8A72">
                  <wp:simplePos x="0" y="0"/>
                  <wp:positionH relativeFrom="column">
                    <wp:posOffset>-313690</wp:posOffset>
                  </wp:positionH>
                  <wp:positionV relativeFrom="paragraph">
                    <wp:posOffset>-814705</wp:posOffset>
                  </wp:positionV>
                  <wp:extent cx="4445" cy="2399665"/>
                  <wp:effectExtent l="0" t="0" r="46355" b="13335"/>
                  <wp:wrapNone/>
                  <wp:docPr id="62" name="Straight Connector 62"/>
                  <wp:cNvGraphicFramePr/>
                  <a:graphic xmlns:a="http://schemas.openxmlformats.org/drawingml/2006/main">
                    <a:graphicData uri="http://schemas.microsoft.com/office/word/2010/wordprocessingShape">
                      <wps:wsp>
                        <wps:cNvCnPr/>
                        <wps:spPr>
                          <a:xfrm flipV="1">
                            <a:off x="0" y="0"/>
                            <a:ext cx="4445" cy="2399665"/>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7057F731" id="Straight Connector 62"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pt,-64.1pt" to="-24.35pt,12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" strokecolor="#538135 [2409]" strokeweight="2.5pt">
                  <v:stroke joinstyle="miter"/>
                </v:line>
              </w:pict>
            </mc:Fallback>
          </mc:AlternateContent>
        </w:r>
        <w:r w:rsidDel="00F66F32">
          <w:rPr>
            <w:noProof/>
          </w:rPr>
          <w:drawing>
            <wp:anchor distT="0" distB="0" distL="114300" distR="114300" simplePos="0" relativeHeight="251713536" behindDoc="0" locked="0" layoutInCell="1" allowOverlap="1" wp14:anchorId="254D8AFB" wp14:editId="30C0669E">
              <wp:simplePos x="0" y="0"/>
              <wp:positionH relativeFrom="column">
                <wp:posOffset>-833332</wp:posOffset>
              </wp:positionH>
              <wp:positionV relativeFrom="paragraph">
                <wp:posOffset>-279188</wp:posOffset>
              </wp:positionV>
              <wp:extent cx="502400" cy="234104"/>
              <wp:effectExtent l="0" t="0" r="5715" b="0"/>
              <wp:wrapNone/>
              <wp:docPr id="65" name="Picture 65"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00" cy="234104"/>
                      </a:xfrm>
                      <a:prstGeom prst="rect">
                        <a:avLst/>
                      </a:prstGeom>
                      <a:noFill/>
                      <a:ln>
                        <a:noFill/>
                      </a:ln>
                    </pic:spPr>
                  </pic:pic>
                </a:graphicData>
              </a:graphic>
              <wp14:sizeRelH relativeFrom="page">
                <wp14:pctWidth>0</wp14:pctWidth>
              </wp14:sizeRelH>
              <wp14:sizeRelV relativeFrom="page">
                <wp14:pctHeight>0</wp14:pctHeight>
              </wp14:sizeRelV>
            </wp:anchor>
          </w:drawing>
        </w:r>
        <w:r w:rsidR="00ED527A" w:rsidDel="00F66F32">
          <w:delText>Next, the dialog box that appears, choose the “Selected Artboard(s)” option from the drop-down menu, and ensure that “Scale all Artboards as 2x” and “Export all layers as image”.</w:delText>
        </w:r>
      </w:del>
    </w:p>
    <w:p w14:paraId="5B0D0663" w14:textId="6EA31EF3" w:rsidR="00ED527A" w:rsidDel="00F66F32" w:rsidRDefault="00ED527A" w:rsidP="00ED527A">
      <w:pPr>
        <w:rPr>
          <w:del w:id="189" w:author="Bernal-Cardenas, Carlos" w:date="2019-02-04T00:00:00Z"/>
        </w:rPr>
      </w:pPr>
      <w:del w:id="190" w:author="Bernal-Cardenas, Carlos" w:date="2019-02-04T00:00:00Z">
        <w:r w:rsidDel="00F66F32">
          <w:rPr>
            <w:noProof/>
          </w:rPr>
          <mc:AlternateContent>
            <mc:Choice Requires="wps">
              <w:drawing>
                <wp:anchor distT="0" distB="0" distL="114300" distR="114300" simplePos="0" relativeHeight="251686912" behindDoc="0" locked="0" layoutInCell="1" allowOverlap="1" wp14:anchorId="7D0A1CFE" wp14:editId="5C2523B8">
                  <wp:simplePos x="0" y="0"/>
                  <wp:positionH relativeFrom="column">
                    <wp:posOffset>2404110</wp:posOffset>
                  </wp:positionH>
                  <wp:positionV relativeFrom="paragraph">
                    <wp:posOffset>992505</wp:posOffset>
                  </wp:positionV>
                  <wp:extent cx="939800" cy="262255"/>
                  <wp:effectExtent l="0" t="0" r="25400" b="17145"/>
                  <wp:wrapThrough wrapText="bothSides">
                    <wp:wrapPolygon edited="0">
                      <wp:start x="0" y="0"/>
                      <wp:lineTo x="0" y="20920"/>
                      <wp:lineTo x="584" y="20920"/>
                      <wp:lineTo x="21600" y="20920"/>
                      <wp:lineTo x="21600" y="0"/>
                      <wp:lineTo x="0" y="0"/>
                    </wp:wrapPolygon>
                  </wp:wrapThrough>
                  <wp:docPr id="27" name="Rounded Rectangle 27"/>
                  <wp:cNvGraphicFramePr/>
                  <a:graphic xmlns:a="http://schemas.openxmlformats.org/drawingml/2006/main">
                    <a:graphicData uri="http://schemas.microsoft.com/office/word/2010/wordprocessingShape">
                      <wps:wsp>
                        <wps:cNvSpPr/>
                        <wps:spPr>
                          <a:xfrm>
                            <a:off x="0" y="0"/>
                            <a:ext cx="939800" cy="262255"/>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6A093EF" id="Rounded Rectangle 27" o:spid="_x0000_s1026" style="position:absolute;margin-left:189.3pt;margin-top:78.15pt;width:74pt;height:2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" filled="f" strokecolor="#c00000" strokeweight="2pt">
                  <v:stroke dashstyle="dash" joinstyle="miter"/>
                  <w10:wrap type="through"/>
                </v:roundrect>
              </w:pict>
            </mc:Fallback>
          </mc:AlternateContent>
        </w:r>
        <w:r w:rsidDel="00F66F32">
          <w:rPr>
            <w:noProof/>
          </w:rPr>
          <mc:AlternateContent>
            <mc:Choice Requires="wps">
              <w:drawing>
                <wp:anchor distT="0" distB="0" distL="114300" distR="114300" simplePos="0" relativeHeight="251684864" behindDoc="0" locked="0" layoutInCell="1" allowOverlap="1" wp14:anchorId="215A7E8F" wp14:editId="6904CB33">
                  <wp:simplePos x="0" y="0"/>
                  <wp:positionH relativeFrom="column">
                    <wp:posOffset>2387600</wp:posOffset>
                  </wp:positionH>
                  <wp:positionV relativeFrom="paragraph">
                    <wp:posOffset>822960</wp:posOffset>
                  </wp:positionV>
                  <wp:extent cx="1117600" cy="177800"/>
                  <wp:effectExtent l="0" t="0" r="25400" b="25400"/>
                  <wp:wrapThrough wrapText="bothSides">
                    <wp:wrapPolygon edited="0">
                      <wp:start x="0" y="0"/>
                      <wp:lineTo x="0" y="21600"/>
                      <wp:lineTo x="21600" y="21600"/>
                      <wp:lineTo x="21600" y="0"/>
                      <wp:lineTo x="0" y="0"/>
                    </wp:wrapPolygon>
                  </wp:wrapThrough>
                  <wp:docPr id="26" name="Rounded Rectangle 26"/>
                  <wp:cNvGraphicFramePr/>
                  <a:graphic xmlns:a="http://schemas.openxmlformats.org/drawingml/2006/main">
                    <a:graphicData uri="http://schemas.microsoft.com/office/word/2010/wordprocessingShape">
                      <wps:wsp>
                        <wps:cNvSpPr/>
                        <wps:spPr>
                          <a:xfrm>
                            <a:off x="0" y="0"/>
                            <a:ext cx="1117600" cy="177800"/>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1EF85A2D" id="Rounded Rectangle 26" o:spid="_x0000_s1026" style="position:absolute;margin-left:188pt;margin-top:64.8pt;width:88pt;height:1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" filled="f" strokecolor="#c00000" strokeweight="2pt">
                  <v:stroke dashstyle="dash" joinstyle="miter"/>
                  <w10:wrap type="through"/>
                </v:roundrect>
              </w:pict>
            </mc:Fallback>
          </mc:AlternateContent>
        </w:r>
        <w:r w:rsidDel="00F66F32">
          <w:rPr>
            <w:noProof/>
          </w:rPr>
          <w:drawing>
            <wp:anchor distT="0" distB="0" distL="114300" distR="114300" simplePos="0" relativeHeight="251682816" behindDoc="0" locked="0" layoutInCell="1" allowOverlap="1" wp14:anchorId="32DACD31" wp14:editId="48905DE3">
              <wp:simplePos x="0" y="0"/>
              <wp:positionH relativeFrom="column">
                <wp:posOffset>1537335</wp:posOffset>
              </wp:positionH>
              <wp:positionV relativeFrom="paragraph">
                <wp:posOffset>156845</wp:posOffset>
              </wp:positionV>
              <wp:extent cx="2908935" cy="1945640"/>
              <wp:effectExtent l="0" t="0" r="0" b="0"/>
              <wp:wrapTopAndBottom/>
              <wp:docPr id="25" name="Picture 25"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12%20at%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8935" cy="194564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1DBADE55" w14:textId="02E74E16" w:rsidR="00ED527A" w:rsidDel="00F66F32" w:rsidRDefault="00ED527A" w:rsidP="00ED527A">
      <w:pPr>
        <w:rPr>
          <w:del w:id="191" w:author="Bernal-Cardenas, Carlos" w:date="2019-02-04T00:00:00Z"/>
        </w:rPr>
      </w:pPr>
    </w:p>
    <w:p w14:paraId="5CA3114E" w14:textId="01C5AB91" w:rsidR="00ED527A" w:rsidDel="00F66F32" w:rsidRDefault="00ED527A" w:rsidP="00ED527A">
      <w:pPr>
        <w:pStyle w:val="ListParagraph"/>
        <w:numPr>
          <w:ilvl w:val="0"/>
          <w:numId w:val="4"/>
        </w:numPr>
        <w:rPr>
          <w:del w:id="192" w:author="Bernal-Cardenas, Carlos" w:date="2019-02-04T00:00:00Z"/>
        </w:rPr>
      </w:pPr>
      <w:del w:id="193" w:author="Bernal-Cardenas, Carlos" w:date="2019-02-04T00:00:00Z">
        <w:r w:rsidDel="00F66F32">
          <w:delText xml:space="preserve">Finally, choose a file location for the zip file and complete the export process.  After the export process is complete, extract the contents of the zip file and open the index.html file in a web-browser.  The left-hand menu of the Marketch page should look like the following example, only containing </w:delText>
        </w:r>
        <w:r w:rsidR="0094233D" w:rsidDel="00F66F32">
          <w:delText xml:space="preserve">one page and </w:delText>
        </w:r>
        <w:r w:rsidDel="00F66F32">
          <w:delText>the screen in question:</w:delText>
        </w:r>
      </w:del>
    </w:p>
    <w:p w14:paraId="2A59CB11" w14:textId="567126DA" w:rsidR="00ED527A" w:rsidDel="00F66F32" w:rsidRDefault="0094233D" w:rsidP="00ED527A">
      <w:pPr>
        <w:rPr>
          <w:del w:id="194" w:author="Bernal-Cardenas, Carlos" w:date="2019-02-04T00:00:00Z"/>
        </w:rPr>
      </w:pPr>
      <w:del w:id="195" w:author="Bernal-Cardenas, Carlos" w:date="2019-02-04T00:00:00Z">
        <w:r w:rsidDel="00F66F32">
          <w:rPr>
            <w:noProof/>
          </w:rPr>
          <w:drawing>
            <wp:anchor distT="0" distB="0" distL="114300" distR="114300" simplePos="0" relativeHeight="251687936" behindDoc="0" locked="0" layoutInCell="1" allowOverlap="1" wp14:anchorId="4AAC33C5" wp14:editId="51F82645">
              <wp:simplePos x="0" y="0"/>
              <wp:positionH relativeFrom="column">
                <wp:posOffset>1651000</wp:posOffset>
              </wp:positionH>
              <wp:positionV relativeFrom="paragraph">
                <wp:posOffset>153670</wp:posOffset>
              </wp:positionV>
              <wp:extent cx="2472055" cy="1712595"/>
              <wp:effectExtent l="0" t="0" r="0" b="0"/>
              <wp:wrapTopAndBottom/>
              <wp:docPr id="28" name="Picture 28"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2-12%20at%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2055" cy="171259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3DD59BBC" w14:textId="4DEC5ECC" w:rsidR="00ED527A" w:rsidDel="00F66F32" w:rsidRDefault="00ED527A" w:rsidP="00ED527A">
      <w:pPr>
        <w:rPr>
          <w:del w:id="196" w:author="Bernal-Cardenas, Carlos" w:date="2019-02-04T00:00:00Z"/>
        </w:rPr>
      </w:pPr>
    </w:p>
    <w:p w14:paraId="37E0F3AB" w14:textId="7FFD9DA2" w:rsidR="0094233D" w:rsidDel="00F66F32" w:rsidRDefault="0094233D" w:rsidP="00ED527A">
      <w:pPr>
        <w:rPr>
          <w:del w:id="197" w:author="Bernal-Cardenas, Carlos" w:date="2019-02-04T00:00:00Z"/>
        </w:rPr>
      </w:pPr>
    </w:p>
    <w:p w14:paraId="4BF0AF5A" w14:textId="37517FCF" w:rsidR="0094233D" w:rsidDel="00F66F32" w:rsidRDefault="0094233D" w:rsidP="0094233D">
      <w:pPr>
        <w:pStyle w:val="Heading2"/>
        <w:rPr>
          <w:del w:id="198" w:author="Bernal-Cardenas, Carlos" w:date="2019-02-04T00:00:00Z"/>
        </w:rPr>
      </w:pPr>
      <w:bookmarkStart w:id="199" w:name="_Toc469336544"/>
      <w:del w:id="200" w:author="Bernal-Cardenas, Carlos" w:date="2019-02-04T00:00:00Z">
        <w:r w:rsidDel="00F66F32">
          <w:delText>2.2) GUI-Verification Tool Usage information</w:delText>
        </w:r>
        <w:bookmarkEnd w:id="199"/>
      </w:del>
    </w:p>
    <w:p w14:paraId="11A4DD90" w14:textId="4CA10928" w:rsidR="0094233D" w:rsidDel="00F66F32" w:rsidRDefault="0094233D" w:rsidP="0094233D">
      <w:pPr>
        <w:rPr>
          <w:del w:id="201" w:author="Bernal-Cardenas, Carlos" w:date="2019-02-04T00:00:00Z"/>
        </w:rPr>
      </w:pPr>
    </w:p>
    <w:p w14:paraId="057DBC1F" w14:textId="7E79D90E" w:rsidR="0094233D" w:rsidDel="00F66F32" w:rsidRDefault="0094233D" w:rsidP="0094233D">
      <w:pPr>
        <w:rPr>
          <w:del w:id="202" w:author="Bernal-Cardenas, Carlos" w:date="2019-02-04T00:00:00Z"/>
        </w:rPr>
      </w:pPr>
      <w:del w:id="203" w:author="Bernal-Cardenas, Carlos" w:date="2019-02-04T00:00:00Z">
        <w:r w:rsidDel="00F66F32">
          <w:tab/>
          <w:delText>The usage for the GVT is the following:</w:delText>
        </w:r>
      </w:del>
    </w:p>
    <w:p w14:paraId="43A6B153" w14:textId="2388EAEC" w:rsidR="0094233D" w:rsidDel="00F66F32" w:rsidRDefault="0094233D" w:rsidP="0094233D">
      <w:pPr>
        <w:rPr>
          <w:del w:id="204" w:author="Bernal-Cardenas, Carlos" w:date="2019-02-04T00:00:00Z"/>
        </w:rPr>
      </w:pPr>
    </w:p>
    <w:p w14:paraId="7383EBE6" w14:textId="1D252827" w:rsidR="0094233D" w:rsidDel="00F66F32" w:rsidRDefault="0094233D" w:rsidP="0094233D">
      <w:pPr>
        <w:rPr>
          <w:del w:id="205" w:author="Bernal-Cardenas, Carlos" w:date="2019-02-04T00:00:00Z"/>
          <w:rFonts w:ascii="Courier New" w:hAnsi="Courier New" w:cs="Courier New"/>
        </w:rPr>
      </w:pPr>
      <w:del w:id="206" w:author="Bernal-Cardenas, Carlos" w:date="2019-02-04T00:00:00Z">
        <w:r w:rsidDel="00F66F32">
          <w:rPr>
            <w:rFonts w:ascii="Courier New" w:hAnsi="Courier New" w:cs="Courier New"/>
          </w:rPr>
          <w:delText xml:space="preserve">java –jar GVT-v1.0.jar </w:delText>
        </w:r>
      </w:del>
      <w:ins w:id="207" w:author="Kevin Moran" w:date="2017-02-05T23:44:00Z">
        <w:del w:id="208" w:author="Bernal-Cardenas, Carlos" w:date="2019-02-04T00:00:00Z">
          <w:r w:rsidR="0053221E" w:rsidDel="00F66F32">
            <w:rPr>
              <w:rFonts w:ascii="Courier New" w:hAnsi="Courier New" w:cs="Courier New"/>
            </w:rPr>
            <w:delText xml:space="preserve">GVT </w:delText>
          </w:r>
        </w:del>
      </w:ins>
      <w:del w:id="209" w:author="Bernal-Cardenas, Carlos" w:date="2019-02-04T00:00:00Z">
        <w:r w:rsidDel="00F66F32">
          <w:rPr>
            <w:rFonts w:ascii="Courier New" w:hAnsi="Courier New" w:cs="Courier New"/>
          </w:rPr>
          <w:delText>[Path to Properties json File] [Path to target Marketch Folder]</w:delText>
        </w:r>
      </w:del>
      <w:ins w:id="210" w:author="Kevin Moran" w:date="2017-01-09T16:33:00Z">
        <w:del w:id="211" w:author="Bernal-Cardenas, Carlos" w:date="2019-02-04T00:00:00Z">
          <w:r w:rsidR="000F3A3E" w:rsidDel="00F66F32">
            <w:rPr>
              <w:rFonts w:ascii="Courier New" w:hAnsi="Courier New" w:cs="Courier New"/>
            </w:rPr>
            <w:delText xml:space="preserve"> [Path to target Mock-Up Image]</w:delText>
          </w:r>
        </w:del>
      </w:ins>
      <w:del w:id="212" w:author="Bernal-Cardenas, Carlos" w:date="2019-02-04T00:00:00Z">
        <w:r w:rsidDel="00F66F32">
          <w:rPr>
            <w:rFonts w:ascii="Courier New" w:hAnsi="Courier New" w:cs="Courier New"/>
          </w:rPr>
          <w:delText xml:space="preserve"> [Path to Android UI-dump xml file] [Path to Android screenshot]</w:delText>
        </w:r>
      </w:del>
      <w:ins w:id="213" w:author="Kevin Moran" w:date="2017-02-20T23:08:00Z">
        <w:del w:id="214" w:author="Bernal-Cardenas, Carlos" w:date="2019-02-04T00:00:00Z">
          <w:r w:rsidR="0090585C" w:rsidDel="00F66F32">
            <w:rPr>
              <w:rFonts w:ascii="Courier New" w:hAnsi="Courier New" w:cs="Courier New"/>
            </w:rPr>
            <w:delText xml:space="preserve"> [Path to source folder]</w:delText>
          </w:r>
        </w:del>
      </w:ins>
      <w:del w:id="215" w:author="Bernal-Cardenas, Carlos" w:date="2019-02-04T00:00:00Z">
        <w:r w:rsidDel="00F66F32">
          <w:rPr>
            <w:rFonts w:ascii="Courier New" w:hAnsi="Courier New" w:cs="Courier New"/>
          </w:rPr>
          <w:delText xml:space="preserve"> [Path to output folder]</w:delText>
        </w:r>
      </w:del>
    </w:p>
    <w:p w14:paraId="0CBA8CEC" w14:textId="35822CF8" w:rsidR="0094233D" w:rsidDel="00F66F32" w:rsidRDefault="0094233D" w:rsidP="0094233D">
      <w:pPr>
        <w:rPr>
          <w:del w:id="216" w:author="Bernal-Cardenas, Carlos" w:date="2019-02-04T00:00:00Z"/>
          <w:rFonts w:ascii="Courier New" w:hAnsi="Courier New" w:cs="Courier New"/>
        </w:rPr>
      </w:pPr>
    </w:p>
    <w:p w14:paraId="4BB0ED99" w14:textId="48D16A5C" w:rsidR="0094233D" w:rsidDel="00F66F32" w:rsidRDefault="0094233D" w:rsidP="0094233D">
      <w:pPr>
        <w:rPr>
          <w:del w:id="217" w:author="Bernal-Cardenas, Carlos" w:date="2019-02-04T00:00:00Z"/>
        </w:rPr>
      </w:pPr>
      <w:del w:id="218" w:author="Bernal-Cardenas, Carlos" w:date="2019-02-04T00:00:00Z">
        <w:r w:rsidDel="00F66F32">
          <w:delText>A description of the program arguments is as follows:</w:delText>
        </w:r>
      </w:del>
    </w:p>
    <w:p w14:paraId="5D97D8ED" w14:textId="24EA1621" w:rsidR="0094233D" w:rsidDel="00F66F32" w:rsidRDefault="0094233D" w:rsidP="0094233D">
      <w:pPr>
        <w:rPr>
          <w:del w:id="219" w:author="Bernal-Cardenas, Carlos" w:date="2019-02-04T00:00:00Z"/>
        </w:rPr>
      </w:pPr>
    </w:p>
    <w:p w14:paraId="0079D988" w14:textId="435FA723" w:rsidR="00712051" w:rsidDel="00F66F32" w:rsidRDefault="00712051" w:rsidP="0094233D">
      <w:pPr>
        <w:rPr>
          <w:del w:id="220" w:author="Bernal-Cardenas, Carlos" w:date="2019-02-04T00:00:00Z"/>
        </w:rPr>
      </w:pPr>
    </w:p>
    <w:p w14:paraId="6BD6209A" w14:textId="678354F2" w:rsidR="0094233D" w:rsidDel="00F66F32" w:rsidRDefault="0094233D" w:rsidP="0094233D">
      <w:pPr>
        <w:rPr>
          <w:del w:id="221" w:author="Bernal-Cardenas, Carlos" w:date="2019-02-04T00:00:00Z"/>
        </w:rPr>
      </w:pPr>
      <w:del w:id="222" w:author="Bernal-Cardenas, Carlos" w:date="2019-02-04T00:00:00Z">
        <w:r w:rsidDel="00F66F32">
          <w:rPr>
            <w:u w:val="single"/>
          </w:rPr>
          <w:delText>Path to Properties</w:delText>
        </w:r>
      </w:del>
      <w:ins w:id="223" w:author="Kevin Moran" w:date="2017-02-05T23:46:00Z">
        <w:del w:id="224" w:author="Bernal-Cardenas, Carlos" w:date="2019-02-04T00:00:00Z">
          <w:r w:rsidR="00D46C69" w:rsidDel="00F66F32">
            <w:rPr>
              <w:u w:val="single"/>
            </w:rPr>
            <w:delText xml:space="preserve"> </w:delText>
          </w:r>
          <w:r w:rsidR="00D46C69" w:rsidRPr="00D46C69" w:rsidDel="00F66F32">
            <w:rPr>
              <w:rFonts w:ascii="Courier New" w:hAnsi="Courier New" w:cs="Courier New"/>
              <w:u w:val="single"/>
              <w:rPrChange w:id="225" w:author="Kevin Moran" w:date="2017-02-05T23:46:00Z">
                <w:rPr>
                  <w:u w:val="single"/>
                </w:rPr>
              </w:rPrChange>
            </w:rPr>
            <w:delText>json</w:delText>
          </w:r>
        </w:del>
      </w:ins>
      <w:del w:id="226" w:author="Bernal-Cardenas, Carlos" w:date="2019-02-04T00:00:00Z">
        <w:r w:rsidDel="00F66F32">
          <w:rPr>
            <w:u w:val="single"/>
          </w:rPr>
          <w:delText xml:space="preserve"> File:</w:delText>
        </w:r>
        <w:r w:rsidDel="00F66F32">
          <w:delText xml:space="preserve"> This is a path to json properties file that contains some modifiable configuration information for the GVT.</w:delText>
        </w:r>
        <w:r w:rsidR="00712051" w:rsidDel="00F66F32">
          <w:delText xml:space="preserve">  This file is included in the tool download, and is configured with the default values.  The json structure and explanation of valu</w:delText>
        </w:r>
        <w:r w:rsidR="00E65EFD" w:rsidDel="00F66F32">
          <w:delText>es can be found at the end of the documentation</w:delText>
        </w:r>
        <w:r w:rsidR="00712051" w:rsidDel="00F66F32">
          <w:delText>.</w:delText>
        </w:r>
      </w:del>
    </w:p>
    <w:p w14:paraId="79692543" w14:textId="345EA919" w:rsidR="00E65EFD" w:rsidDel="00F66F32" w:rsidRDefault="00E65EFD" w:rsidP="0094233D">
      <w:pPr>
        <w:rPr>
          <w:del w:id="227" w:author="Bernal-Cardenas, Carlos" w:date="2019-02-04T00:00:00Z"/>
        </w:rPr>
      </w:pPr>
    </w:p>
    <w:p w14:paraId="51C786DB" w14:textId="011ACD55" w:rsidR="00E65EFD" w:rsidDel="00F66F32" w:rsidRDefault="00E65EFD" w:rsidP="0094233D">
      <w:pPr>
        <w:rPr>
          <w:del w:id="228" w:author="Bernal-Cardenas, Carlos" w:date="2019-02-04T00:00:00Z"/>
        </w:rPr>
      </w:pPr>
      <w:del w:id="229" w:author="Bernal-Cardenas, Carlos" w:date="2019-02-04T00:00:00Z">
        <w:r w:rsidDel="00F66F32">
          <w:rPr>
            <w:u w:val="single"/>
          </w:rPr>
          <w:delText>Path to Target Marketch Folder:</w:delText>
        </w:r>
        <w:r w:rsidDel="00F66F32">
          <w:delText xml:space="preserve"> This is the full file path to the unzipped Marketch folder for a design screen to be analyzed.  For example: </w:delText>
        </w:r>
        <w:r w:rsidRPr="00E65EFD" w:rsidDel="00F66F32">
          <w:rPr>
            <w:rFonts w:ascii="Courier New" w:hAnsi="Courier New" w:cs="Courier New"/>
          </w:rPr>
          <w:delText>/Users/KevinMoran/Marketch/HiApp-Category/</w:delText>
        </w:r>
      </w:del>
    </w:p>
    <w:p w14:paraId="3A3C77F1" w14:textId="2D266344" w:rsidR="00E65EFD" w:rsidDel="00F66F32" w:rsidRDefault="00D46C69" w:rsidP="0094233D">
      <w:pPr>
        <w:rPr>
          <w:del w:id="230" w:author="Bernal-Cardenas, Carlos" w:date="2019-02-04T00:00:00Z"/>
        </w:rPr>
      </w:pPr>
      <w:del w:id="231" w:author="Bernal-Cardenas, Carlos" w:date="2019-02-04T00:00:00Z">
        <w:r w:rsidDel="00F66F32">
          <w:rPr>
            <w:noProof/>
          </w:rPr>
          <w:drawing>
            <wp:anchor distT="0" distB="0" distL="114300" distR="114300" simplePos="0" relativeHeight="251719680" behindDoc="0" locked="0" layoutInCell="1" allowOverlap="1" wp14:anchorId="0A5AF0CE" wp14:editId="6D76F7D7">
              <wp:simplePos x="0" y="0"/>
              <wp:positionH relativeFrom="column">
                <wp:posOffset>-829310</wp:posOffset>
              </wp:positionH>
              <wp:positionV relativeFrom="paragraph">
                <wp:posOffset>-163195</wp:posOffset>
              </wp:positionV>
              <wp:extent cx="502285" cy="233680"/>
              <wp:effectExtent l="0" t="0" r="5715" b="0"/>
              <wp:wrapNone/>
              <wp:docPr id="70" name="Picture 70"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285"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66F32">
          <w:rPr>
            <w:noProof/>
          </w:rPr>
          <mc:AlternateContent>
            <mc:Choice Requires="wps">
              <w:drawing>
                <wp:anchor distT="0" distB="0" distL="114300" distR="114300" simplePos="0" relativeHeight="251718656" behindDoc="0" locked="0" layoutInCell="1" allowOverlap="1" wp14:anchorId="5E7BCDE6" wp14:editId="1F6B2BAB">
                  <wp:simplePos x="0" y="0"/>
                  <wp:positionH relativeFrom="column">
                    <wp:posOffset>-309245</wp:posOffset>
                  </wp:positionH>
                  <wp:positionV relativeFrom="paragraph">
                    <wp:posOffset>-698500</wp:posOffset>
                  </wp:positionV>
                  <wp:extent cx="4445" cy="2399665"/>
                  <wp:effectExtent l="0" t="0" r="46355" b="13335"/>
                  <wp:wrapNone/>
                  <wp:docPr id="67" name="Straight Connector 67"/>
                  <wp:cNvGraphicFramePr/>
                  <a:graphic xmlns:a="http://schemas.openxmlformats.org/drawingml/2006/main">
                    <a:graphicData uri="http://schemas.microsoft.com/office/word/2010/wordprocessingShape">
                      <wps:wsp>
                        <wps:cNvCnPr/>
                        <wps:spPr>
                          <a:xfrm flipV="1">
                            <a:off x="0" y="0"/>
                            <a:ext cx="4445" cy="2399665"/>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72C0758B" id="Straight Connector 67"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5pt,-54.95pt" to="-24pt,1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" strokecolor="#538135 [2409]" strokeweight="2.5pt">
                  <v:stroke joinstyle="miter"/>
                </v:line>
              </w:pict>
            </mc:Fallback>
          </mc:AlternateContent>
        </w:r>
        <w:r w:rsidDel="00F66F32">
          <w:rPr>
            <w:noProof/>
          </w:rPr>
          <mc:AlternateContent>
            <mc:Choice Requires="wps">
              <w:drawing>
                <wp:anchor distT="0" distB="0" distL="114300" distR="114300" simplePos="0" relativeHeight="251717632" behindDoc="0" locked="0" layoutInCell="1" allowOverlap="1" wp14:anchorId="689AAD48" wp14:editId="04ADED09">
                  <wp:simplePos x="0" y="0"/>
                  <wp:positionH relativeFrom="column">
                    <wp:posOffset>-761365</wp:posOffset>
                  </wp:positionH>
                  <wp:positionV relativeFrom="paragraph">
                    <wp:posOffset>-241300</wp:posOffset>
                  </wp:positionV>
                  <wp:extent cx="2743200" cy="1270"/>
                  <wp:effectExtent l="0" t="0" r="25400" b="49530"/>
                  <wp:wrapNone/>
                  <wp:docPr id="66" name="Straight Connector 66"/>
                  <wp:cNvGraphicFramePr/>
                  <a:graphic xmlns:a="http://schemas.openxmlformats.org/drawingml/2006/main">
                    <a:graphicData uri="http://schemas.microsoft.com/office/word/2010/wordprocessingShape">
                      <wps:wsp>
                        <wps:cNvCnPr/>
                        <wps:spPr>
                          <a:xfrm>
                            <a:off x="0" y="0"/>
                            <a:ext cx="2743200" cy="127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414DEB85" id="Straight Connector 66"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5pt,-18.95pt" to="156.05pt,-1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" strokecolor="#538135 [2409]" strokeweight="2.5pt">
                  <v:stroke joinstyle="miter"/>
                </v:line>
              </w:pict>
            </mc:Fallback>
          </mc:AlternateContent>
        </w:r>
        <w:r w:rsidDel="00F66F32">
          <w:rPr>
            <w:noProof/>
            <w:sz w:val="32"/>
            <w:szCs w:val="32"/>
            <w:u w:val="single"/>
          </w:rPr>
          <w:drawing>
            <wp:anchor distT="0" distB="0" distL="114300" distR="114300" simplePos="0" relativeHeight="251716608" behindDoc="0" locked="0" layoutInCell="1" allowOverlap="1" wp14:anchorId="37DAF5EB" wp14:editId="38969A65">
              <wp:simplePos x="0" y="0"/>
              <wp:positionH relativeFrom="column">
                <wp:posOffset>-747395</wp:posOffset>
              </wp:positionH>
              <wp:positionV relativeFrom="paragraph">
                <wp:posOffset>-683260</wp:posOffset>
              </wp:positionV>
              <wp:extent cx="350520" cy="374650"/>
              <wp:effectExtent l="0" t="0" r="5080" b="6350"/>
              <wp:wrapNone/>
              <wp:docPr id="69" name="Picture 69"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 cy="374650"/>
                      </a:xfrm>
                      <a:prstGeom prst="rect">
                        <a:avLst/>
                      </a:prstGeom>
                      <a:noFill/>
                      <a:ln>
                        <a:noFill/>
                      </a:ln>
                    </pic:spPr>
                  </pic:pic>
                </a:graphicData>
              </a:graphic>
              <wp14:sizeRelH relativeFrom="page">
                <wp14:pctWidth>0</wp14:pctWidth>
              </wp14:sizeRelH>
              <wp14:sizeRelV relativeFrom="page">
                <wp14:pctHeight>0</wp14:pctHeight>
              </wp14:sizeRelV>
            </wp:anchor>
          </w:drawing>
        </w:r>
      </w:del>
      <w:del w:id="232" w:author="Bernal-Cardenas, Carlos" w:date="2019-02-03T17:33:00Z">
        <w:r w:rsidDel="00877ED6">
          <w:rPr>
            <w:noProof/>
            <w:sz w:val="32"/>
            <w:szCs w:val="32"/>
            <w:u w:val="single"/>
          </w:rPr>
          <w:drawing>
            <wp:anchor distT="0" distB="0" distL="114300" distR="114300" simplePos="0" relativeHeight="251715584" behindDoc="0" locked="0" layoutInCell="1" allowOverlap="1" wp14:anchorId="14185EF5" wp14:editId="4010AE80">
              <wp:simplePos x="0" y="0"/>
              <wp:positionH relativeFrom="column">
                <wp:posOffset>-756497</wp:posOffset>
              </wp:positionH>
              <wp:positionV relativeFrom="paragraph">
                <wp:posOffset>148378</wp:posOffset>
              </wp:positionV>
              <wp:extent cx="340226" cy="341207"/>
              <wp:effectExtent l="0" t="0" r="0" b="0"/>
              <wp:wrapNone/>
              <wp:docPr id="68" name="Picture 68"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226" cy="341207"/>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3DF5A48D" w14:textId="34BAF88D" w:rsidR="00D46C69" w:rsidDel="00F66F32" w:rsidRDefault="00D46C69" w:rsidP="0094233D">
      <w:pPr>
        <w:rPr>
          <w:del w:id="233" w:author="Bernal-Cardenas, Carlos" w:date="2019-02-04T00:00:00Z"/>
        </w:rPr>
      </w:pPr>
    </w:p>
    <w:p w14:paraId="29A2F2FE" w14:textId="34D442FC" w:rsidR="00D46C69" w:rsidDel="00F66F32" w:rsidRDefault="00D46C69" w:rsidP="00D46C69">
      <w:pPr>
        <w:rPr>
          <w:ins w:id="234" w:author="Kevin Moran" w:date="2017-02-05T23:48:00Z"/>
          <w:del w:id="235" w:author="Bernal-Cardenas, Carlos" w:date="2019-02-04T00:00:00Z"/>
          <w:rFonts w:cs="Courier New"/>
        </w:rPr>
      </w:pPr>
      <w:ins w:id="236" w:author="Kevin Moran" w:date="2017-02-05T23:47:00Z">
        <w:del w:id="237" w:author="Bernal-Cardenas, Carlos" w:date="2019-02-04T00:00:00Z">
          <w:r w:rsidRPr="00D46C69" w:rsidDel="00F66F32">
            <w:rPr>
              <w:rFonts w:cs="Courier New"/>
              <w:u w:val="single"/>
              <w:rPrChange w:id="238" w:author="Kevin Moran" w:date="2017-02-05T23:48:00Z">
                <w:rPr>
                  <w:rFonts w:cs="Courier New"/>
                </w:rPr>
              </w:rPrChange>
            </w:rPr>
            <w:delText>Path to target Mock-Up Image:</w:delText>
          </w:r>
          <w:r w:rsidDel="00F66F32">
            <w:rPr>
              <w:rFonts w:cs="Courier New"/>
            </w:rPr>
            <w:delText xml:space="preserve">  This is the path to a full image of the mock-up screen to be analyzed.  Note that this image must have the same image dimensions as the Android screenshot listed below.</w:delText>
          </w:r>
        </w:del>
      </w:ins>
    </w:p>
    <w:p w14:paraId="6B50BDEE" w14:textId="4E1A89E6" w:rsidR="00D46C69" w:rsidDel="00F66F32" w:rsidRDefault="00D46C69" w:rsidP="00D46C69">
      <w:pPr>
        <w:rPr>
          <w:ins w:id="239" w:author="Kevin Moran" w:date="2017-02-05T23:47:00Z"/>
          <w:del w:id="240" w:author="Bernal-Cardenas, Carlos" w:date="2019-02-04T00:00:00Z"/>
          <w:rFonts w:cs="Courier New"/>
        </w:rPr>
      </w:pPr>
    </w:p>
    <w:p w14:paraId="68932499" w14:textId="41D02E63" w:rsidR="00E65EFD" w:rsidDel="00F66F32" w:rsidRDefault="00E65EFD" w:rsidP="0094233D">
      <w:pPr>
        <w:rPr>
          <w:del w:id="241" w:author="Bernal-Cardenas, Carlos" w:date="2019-02-04T00:00:00Z"/>
          <w:rFonts w:ascii="Courier New" w:hAnsi="Courier New" w:cs="Courier New"/>
        </w:rPr>
      </w:pPr>
      <w:del w:id="242" w:author="Bernal-Cardenas, Carlos" w:date="2019-02-04T00:00:00Z">
        <w:r w:rsidRPr="00E65EFD" w:rsidDel="00F66F32">
          <w:rPr>
            <w:u w:val="single"/>
          </w:rPr>
          <w:delText>Path to Android UI-dump xml File:</w:delText>
        </w:r>
        <w:r w:rsidDel="00F66F32">
          <w:delText xml:space="preserve"> This is the full file path to the extracted Android UI-dump .xml file.  For example: </w:delText>
        </w:r>
        <w:r w:rsidDel="00F66F32">
          <w:rPr>
            <w:rFonts w:ascii="Courier New" w:hAnsi="Courier New" w:cs="Courier New"/>
          </w:rPr>
          <w:delText>/Users/KevinMoran/dev/ui-dump.xml</w:delText>
        </w:r>
      </w:del>
    </w:p>
    <w:p w14:paraId="6E57AE45" w14:textId="6A907550" w:rsidR="00D46C69" w:rsidRPr="00D46C69" w:rsidDel="00F66F32" w:rsidRDefault="00D46C69" w:rsidP="0094233D">
      <w:pPr>
        <w:rPr>
          <w:ins w:id="243" w:author="Kevin Moran" w:date="2017-02-05T23:46:00Z"/>
          <w:del w:id="244" w:author="Bernal-Cardenas, Carlos" w:date="2019-02-04T00:00:00Z"/>
          <w:rFonts w:cs="Courier New"/>
          <w:rPrChange w:id="245" w:author="Kevin Moran" w:date="2017-02-05T23:46:00Z">
            <w:rPr>
              <w:ins w:id="246" w:author="Kevin Moran" w:date="2017-02-05T23:46:00Z"/>
              <w:del w:id="247" w:author="Bernal-Cardenas, Carlos" w:date="2019-02-04T00:00:00Z"/>
              <w:rFonts w:ascii="Courier New" w:hAnsi="Courier New" w:cs="Courier New"/>
            </w:rPr>
          </w:rPrChange>
        </w:rPr>
      </w:pPr>
    </w:p>
    <w:p w14:paraId="033FB454" w14:textId="42F166BD" w:rsidR="00D46C69" w:rsidDel="00F66F32" w:rsidRDefault="00D46C69" w:rsidP="0094233D">
      <w:pPr>
        <w:rPr>
          <w:del w:id="248" w:author="Bernal-Cardenas, Carlos" w:date="2019-02-04T00:00:00Z"/>
          <w:rFonts w:ascii="Courier New" w:hAnsi="Courier New" w:cs="Courier New"/>
        </w:rPr>
      </w:pPr>
    </w:p>
    <w:p w14:paraId="6A39ADA0" w14:textId="1A819680" w:rsidR="00E65EFD" w:rsidDel="00F66F32" w:rsidRDefault="00E65EFD" w:rsidP="00E65EFD">
      <w:pPr>
        <w:rPr>
          <w:del w:id="249" w:author="Bernal-Cardenas, Carlos" w:date="2019-02-04T00:00:00Z"/>
          <w:rFonts w:ascii="Courier New" w:hAnsi="Courier New" w:cs="Courier New"/>
        </w:rPr>
      </w:pPr>
      <w:del w:id="250" w:author="Bernal-Cardenas, Carlos" w:date="2019-02-04T00:00:00Z">
        <w:r w:rsidDel="00F66F32">
          <w:rPr>
            <w:u w:val="single"/>
          </w:rPr>
          <w:delText>Path to Android Screenshot:</w:delText>
        </w:r>
        <w:r w:rsidDel="00F66F32">
          <w:delText xml:space="preserve"> This is the full file path to the extracted Android screenshot .png file.  For example: </w:delText>
        </w:r>
        <w:r w:rsidDel="00F66F32">
          <w:rPr>
            <w:rFonts w:ascii="Courier New" w:hAnsi="Courier New" w:cs="Courier New"/>
          </w:rPr>
          <w:delText>/Users/KevinMoran/dev/ui-screen.png</w:delText>
        </w:r>
      </w:del>
    </w:p>
    <w:p w14:paraId="6885D10C" w14:textId="78777913" w:rsidR="00E65EFD" w:rsidDel="00F66F32" w:rsidRDefault="00E65EFD" w:rsidP="00E65EFD">
      <w:pPr>
        <w:rPr>
          <w:ins w:id="251" w:author="Kevin Moran" w:date="2017-02-20T23:09:00Z"/>
          <w:del w:id="252" w:author="Bernal-Cardenas, Carlos" w:date="2019-02-04T00:00:00Z"/>
          <w:rFonts w:ascii="Courier New" w:hAnsi="Courier New" w:cs="Courier New"/>
        </w:rPr>
      </w:pPr>
    </w:p>
    <w:p w14:paraId="22310628" w14:textId="05654550" w:rsidR="0090585C" w:rsidRPr="0090585C" w:rsidDel="00F66F32" w:rsidRDefault="0090585C" w:rsidP="00E65EFD">
      <w:pPr>
        <w:rPr>
          <w:ins w:id="253" w:author="Kevin Moran" w:date="2017-02-20T23:09:00Z"/>
          <w:del w:id="254" w:author="Bernal-Cardenas, Carlos" w:date="2019-02-04T00:00:00Z"/>
          <w:rPrChange w:id="255" w:author="Kevin Moran" w:date="2017-02-20T23:09:00Z">
            <w:rPr>
              <w:ins w:id="256" w:author="Kevin Moran" w:date="2017-02-20T23:09:00Z"/>
              <w:del w:id="257" w:author="Bernal-Cardenas, Carlos" w:date="2019-02-04T00:00:00Z"/>
              <w:rFonts w:ascii="Courier New" w:hAnsi="Courier New" w:cs="Courier New"/>
            </w:rPr>
          </w:rPrChange>
        </w:rPr>
      </w:pPr>
      <w:ins w:id="258" w:author="Kevin Moran" w:date="2017-02-20T23:09:00Z">
        <w:del w:id="259" w:author="Bernal-Cardenas, Carlos" w:date="2019-02-04T00:00:00Z">
          <w:r w:rsidDel="00F66F32">
            <w:rPr>
              <w:u w:val="single"/>
            </w:rPr>
            <w:delText>Path to Source Folder:</w:delText>
          </w:r>
          <w:r w:rsidDel="00F66F32">
            <w:delText xml:space="preserve"> This is the full file path to the </w:delText>
          </w:r>
          <w:r w:rsidRPr="0090585C" w:rsidDel="00F66F32">
            <w:rPr>
              <w:rFonts w:ascii="Courier New" w:hAnsi="Courier New" w:cs="Courier New"/>
              <w:rPrChange w:id="260" w:author="Kevin Moran" w:date="2017-02-20T23:10:00Z">
                <w:rPr/>
              </w:rPrChange>
            </w:rPr>
            <w:delText>/res</w:delText>
          </w:r>
          <w:r w:rsidDel="00F66F32">
            <w:delText xml:space="preserve"> source code folder of the Android project’s source code.</w:delText>
          </w:r>
        </w:del>
      </w:ins>
    </w:p>
    <w:p w14:paraId="4DC5E5DA" w14:textId="1920D2C6" w:rsidR="0090585C" w:rsidDel="00F66F32" w:rsidRDefault="0090585C" w:rsidP="00E65EFD">
      <w:pPr>
        <w:rPr>
          <w:del w:id="261" w:author="Bernal-Cardenas, Carlos" w:date="2019-02-04T00:00:00Z"/>
          <w:rFonts w:ascii="Courier New" w:hAnsi="Courier New" w:cs="Courier New"/>
        </w:rPr>
      </w:pPr>
    </w:p>
    <w:p w14:paraId="173F792F" w14:textId="5E52E1EE" w:rsidR="00A2728B" w:rsidDel="00F66F32" w:rsidRDefault="00E65EFD" w:rsidP="00E65EFD">
      <w:pPr>
        <w:rPr>
          <w:del w:id="262" w:author="Bernal-Cardenas, Carlos" w:date="2019-02-04T00:00:00Z"/>
        </w:rPr>
      </w:pPr>
      <w:del w:id="263" w:author="Bernal-Cardenas, Carlos" w:date="2019-02-04T00:00:00Z">
        <w:r w:rsidDel="00F66F32">
          <w:rPr>
            <w:u w:val="single"/>
          </w:rPr>
          <w:delText>Path to Output Folder:</w:delText>
        </w:r>
        <w:r w:rsidDel="00F66F32">
          <w:delText xml:space="preserve"> This is the full file path to the folder where you would like the output of the GVT to be saved.</w:delText>
        </w:r>
      </w:del>
    </w:p>
    <w:p w14:paraId="35BCA1FA" w14:textId="2CB2553B" w:rsidR="00FD02CE" w:rsidDel="00F66F32" w:rsidRDefault="00FD02CE" w:rsidP="00E65EFD">
      <w:pPr>
        <w:rPr>
          <w:del w:id="264" w:author="Bernal-Cardenas, Carlos" w:date="2019-02-04T00:00:00Z"/>
        </w:rPr>
      </w:pPr>
    </w:p>
    <w:p w14:paraId="209EC007" w14:textId="569CB23F" w:rsidR="00FD02CE" w:rsidRPr="00FD02CE" w:rsidDel="00F66F32" w:rsidRDefault="00FD02CE" w:rsidP="00E65EFD">
      <w:pPr>
        <w:rPr>
          <w:del w:id="265" w:author="Bernal-Cardenas, Carlos" w:date="2019-02-04T00:00:00Z"/>
          <w:sz w:val="16"/>
          <w:szCs w:val="16"/>
        </w:rPr>
      </w:pPr>
      <w:del w:id="266" w:author="Bernal-Cardenas, Carlos" w:date="2019-02-04T00:00:00Z">
        <w:r w:rsidRPr="00FD02CE" w:rsidDel="00F66F32">
          <w:rPr>
            <w:sz w:val="16"/>
            <w:szCs w:val="16"/>
          </w:rPr>
          <w:delText>*Example Input and Output Files are included in the tool download in the “Example-Input” and “Example-Output” directories.</w:delText>
        </w:r>
      </w:del>
    </w:p>
    <w:p w14:paraId="7918C72E" w14:textId="546F000A" w:rsidR="00A2728B" w:rsidDel="00F66F32" w:rsidRDefault="00A2728B" w:rsidP="0094233D">
      <w:pPr>
        <w:rPr>
          <w:del w:id="267" w:author="Bernal-Cardenas, Carlos" w:date="2019-02-04T00:00:00Z"/>
        </w:rPr>
      </w:pPr>
    </w:p>
    <w:p w14:paraId="469E1803" w14:textId="71B799F3" w:rsidR="00A2728B" w:rsidDel="00F66F32" w:rsidRDefault="00EE33E3" w:rsidP="0094233D">
      <w:pPr>
        <w:rPr>
          <w:del w:id="268" w:author="Bernal-Cardenas, Carlos" w:date="2019-02-04T00:00:00Z"/>
        </w:rPr>
      </w:pPr>
      <w:ins w:id="269" w:author="Kevin Moran" w:date="2017-01-22T15:31:00Z">
        <w:del w:id="270" w:author="Bernal-Cardenas, Carlos" w:date="2019-02-04T00:00:00Z">
          <w:r w:rsidDel="00F66F32">
            <w:rPr>
              <w:noProof/>
            </w:rPr>
            <w:drawing>
              <wp:anchor distT="0" distB="0" distL="114300" distR="114300" simplePos="0" relativeHeight="251720704" behindDoc="0" locked="0" layoutInCell="1" allowOverlap="1" wp14:anchorId="347BE86C" wp14:editId="49310F21">
                <wp:simplePos x="0" y="0"/>
                <wp:positionH relativeFrom="column">
                  <wp:posOffset>1880235</wp:posOffset>
                </wp:positionH>
                <wp:positionV relativeFrom="paragraph">
                  <wp:posOffset>305435</wp:posOffset>
                </wp:positionV>
                <wp:extent cx="2242820" cy="1522095"/>
                <wp:effectExtent l="0" t="0" r="0" b="1905"/>
                <wp:wrapTopAndBottom/>
                <wp:docPr id="4" name="Picture 4" descr="/Users/kevinmoran/Desktop/Screen Shot 2017-01-22 at 3.3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esktop/Screen Shot 2017-01-22 at 3.30.55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2820" cy="1522095"/>
                        </a:xfrm>
                        <a:prstGeom prst="rect">
                          <a:avLst/>
                        </a:prstGeom>
                        <a:noFill/>
                        <a:ln>
                          <a:noFill/>
                        </a:ln>
                      </pic:spPr>
                    </pic:pic>
                  </a:graphicData>
                </a:graphic>
                <wp14:sizeRelH relativeFrom="page">
                  <wp14:pctWidth>0</wp14:pctWidth>
                </wp14:sizeRelH>
                <wp14:sizeRelV relativeFrom="page">
                  <wp14:pctHeight>0</wp14:pctHeight>
                </wp14:sizeRelV>
              </wp:anchor>
            </w:drawing>
          </w:r>
        </w:del>
      </w:ins>
      <w:del w:id="271" w:author="Bernal-Cardenas, Carlos" w:date="2019-02-04T00:00:00Z">
        <w:r w:rsidR="00A2728B" w:rsidRPr="00E65EFD" w:rsidDel="00F66F32">
          <w:rPr>
            <w:b/>
            <w:bCs/>
            <w:i/>
            <w:iCs/>
            <w:noProof/>
            <w:u w:val="single"/>
            <w:rPrChange w:id="272" w:author="Unknown">
              <w:rPr>
                <w:noProof/>
              </w:rPr>
            </w:rPrChange>
          </w:rPr>
          <w:drawing>
            <wp:anchor distT="0" distB="0" distL="114300" distR="114300" simplePos="0" relativeHeight="251688960" behindDoc="0" locked="0" layoutInCell="1" allowOverlap="1" wp14:anchorId="792CD472" wp14:editId="07E027A1">
              <wp:simplePos x="0" y="0"/>
              <wp:positionH relativeFrom="column">
                <wp:posOffset>2108835</wp:posOffset>
              </wp:positionH>
              <wp:positionV relativeFrom="paragraph">
                <wp:posOffset>231140</wp:posOffset>
              </wp:positionV>
              <wp:extent cx="1661160" cy="1374140"/>
              <wp:effectExtent l="0" t="0" r="0" b="0"/>
              <wp:wrapTopAndBottom/>
              <wp:docPr id="29" name="Picture 29"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2-12%20at%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1160" cy="137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2728B" w:rsidRPr="00E65EFD" w:rsidDel="00F66F32">
          <w:rPr>
            <w:b/>
            <w:bCs/>
            <w:i/>
            <w:iCs/>
            <w:u w:val="single"/>
          </w:rPr>
          <w:delText>Information and structure of the GVT properties.json file</w:delText>
        </w:r>
        <w:r w:rsidR="00A2728B" w:rsidDel="00F66F32">
          <w:delText>:</w:delText>
        </w:r>
      </w:del>
    </w:p>
    <w:p w14:paraId="27FF5451" w14:textId="2B99E6C1" w:rsidR="00A2728B" w:rsidRPr="00A2728B" w:rsidDel="00F66F32" w:rsidRDefault="00A2728B" w:rsidP="00A2728B">
      <w:pPr>
        <w:rPr>
          <w:del w:id="273" w:author="Bernal-Cardenas, Carlos" w:date="2019-02-04T00:00:00Z"/>
        </w:rPr>
      </w:pPr>
    </w:p>
    <w:p w14:paraId="3C1F0BEC" w14:textId="5BAF0F8C" w:rsidR="00A2728B" w:rsidDel="00F66F32" w:rsidRDefault="00A2728B" w:rsidP="00A2728B">
      <w:pPr>
        <w:tabs>
          <w:tab w:val="left" w:pos="3880"/>
        </w:tabs>
        <w:rPr>
          <w:del w:id="274" w:author="Bernal-Cardenas, Carlos" w:date="2019-02-04T00:00:00Z"/>
        </w:rPr>
      </w:pPr>
      <w:del w:id="275" w:author="Bernal-Cardenas, Carlos" w:date="2019-02-04T00:00:00Z">
        <w:r w:rsidDel="00F66F32">
          <w:delText xml:space="preserve">A description of the </w:delText>
        </w:r>
        <w:r w:rsidRPr="00D46C69" w:rsidDel="00F66F32">
          <w:rPr>
            <w:rFonts w:ascii="Courier New" w:hAnsi="Courier New" w:cs="Courier New"/>
            <w:rPrChange w:id="276" w:author="Kevin Moran" w:date="2017-02-05T23:45:00Z">
              <w:rPr/>
            </w:rPrChange>
          </w:rPr>
          <w:delText>json</w:delText>
        </w:r>
        <w:r w:rsidDel="00F66F32">
          <w:delText xml:space="preserve"> fields are as follows:</w:delText>
        </w:r>
      </w:del>
    </w:p>
    <w:p w14:paraId="507EAB06" w14:textId="65F4661E" w:rsidR="00A2728B" w:rsidDel="00F66F32" w:rsidRDefault="00A2728B" w:rsidP="00A2728B">
      <w:pPr>
        <w:tabs>
          <w:tab w:val="left" w:pos="3880"/>
        </w:tabs>
        <w:rPr>
          <w:del w:id="277" w:author="Bernal-Cardenas, Carlos" w:date="2019-02-04T00:00:00Z"/>
        </w:rPr>
      </w:pPr>
    </w:p>
    <w:p w14:paraId="4913F3E6" w14:textId="14484FA1" w:rsidR="00A2728B" w:rsidDel="00F66F32" w:rsidRDefault="00A2728B" w:rsidP="00A2728B">
      <w:pPr>
        <w:tabs>
          <w:tab w:val="left" w:pos="3880"/>
        </w:tabs>
        <w:rPr>
          <w:del w:id="278" w:author="Bernal-Cardenas, Carlos" w:date="2019-02-04T00:00:00Z"/>
        </w:rPr>
      </w:pPr>
      <w:del w:id="279" w:author="Bernal-Cardenas, Carlos" w:date="2019-02-04T00:00:00Z">
        <w:r w:rsidDel="00F66F32">
          <w:rPr>
            <w:u w:val="single"/>
          </w:rPr>
          <w:delText>IgnoredCompDesign:</w:delText>
        </w:r>
        <w:r w:rsidDel="00F66F32">
          <w:delText xml:space="preserve"> This field is an array of values that represent the location, height, and width of components that should be discarded from the GVT’s analysis.  For example, typically we do not include the status bar or </w:delText>
        </w:r>
        <w:r w:rsidR="001A62EC" w:rsidDel="00F66F32">
          <w:delText>the navigation buttons in our analysis.  The values for each component correspond to the following structure: [x value of top-left corner, y value of top-left corner, component width, component height].</w:delText>
        </w:r>
      </w:del>
    </w:p>
    <w:p w14:paraId="52348FEF" w14:textId="352387A4" w:rsidR="001A62EC" w:rsidDel="00F66F32" w:rsidRDefault="001A62EC" w:rsidP="00A2728B">
      <w:pPr>
        <w:tabs>
          <w:tab w:val="left" w:pos="3880"/>
        </w:tabs>
        <w:rPr>
          <w:del w:id="280" w:author="Bernal-Cardenas, Carlos" w:date="2019-02-04T00:00:00Z"/>
        </w:rPr>
      </w:pPr>
    </w:p>
    <w:p w14:paraId="41DE324A" w14:textId="0001A7C3" w:rsidR="001A62EC" w:rsidDel="00F66F32" w:rsidRDefault="001A62EC" w:rsidP="00180805">
      <w:pPr>
        <w:tabs>
          <w:tab w:val="left" w:pos="3880"/>
        </w:tabs>
        <w:rPr>
          <w:del w:id="281" w:author="Bernal-Cardenas, Carlos" w:date="2019-02-04T00:00:00Z"/>
        </w:rPr>
      </w:pPr>
      <w:del w:id="282" w:author="Bernal-Cardenas, Carlos" w:date="2019-02-04T00:00:00Z">
        <w:r w:rsidDel="00F66F32">
          <w:rPr>
            <w:u w:val="single"/>
          </w:rPr>
          <w:delText>UIBoard:</w:delText>
        </w:r>
        <w:r w:rsidDel="00F66F32">
          <w:delText xml:space="preserve"> This field corresponds to the dimensions for the </w:delText>
        </w:r>
        <w:r w:rsidR="00180805" w:rsidDel="00F66F32">
          <w:delText>target Android device that the UI-Dump and screenshot were collected from.  This field uses the same structure as above: [x value of top-left corner, y value of top-left corner, component width, component height].</w:delText>
        </w:r>
      </w:del>
    </w:p>
    <w:p w14:paraId="30336882" w14:textId="5A8D8CF9" w:rsidR="00180805" w:rsidDel="00F66F32" w:rsidRDefault="00180805" w:rsidP="00180805">
      <w:pPr>
        <w:tabs>
          <w:tab w:val="left" w:pos="3880"/>
        </w:tabs>
        <w:rPr>
          <w:del w:id="283" w:author="Bernal-Cardenas, Carlos" w:date="2019-02-04T00:00:00Z"/>
        </w:rPr>
      </w:pPr>
    </w:p>
    <w:p w14:paraId="4D5DA285" w14:textId="77DC0446" w:rsidR="00180805" w:rsidDel="00F66F32" w:rsidRDefault="00180805" w:rsidP="00180805">
      <w:pPr>
        <w:tabs>
          <w:tab w:val="left" w:pos="3880"/>
        </w:tabs>
        <w:rPr>
          <w:del w:id="284" w:author="Bernal-Cardenas, Carlos" w:date="2019-02-04T00:00:00Z"/>
        </w:rPr>
      </w:pPr>
      <w:del w:id="285" w:author="Bernal-Cardenas, Carlos" w:date="2019-02-04T00:00:00Z">
        <w:r w:rsidDel="00F66F32">
          <w:rPr>
            <w:u w:val="single"/>
          </w:rPr>
          <w:delText>DSBoard:</w:delText>
        </w:r>
        <w:r w:rsidDel="00F66F32">
          <w:delText xml:space="preserve"> This field corresponds to the dimensions for the Design Mock-Up (Marketch).  This field uses the same structure as above: [x value of top-left corner, y value of top-left corner, component width, component height].</w:delText>
        </w:r>
      </w:del>
    </w:p>
    <w:p w14:paraId="23664B52" w14:textId="4E9CDBAE" w:rsidR="00180805" w:rsidDel="00F66F32" w:rsidRDefault="00180805" w:rsidP="00A2728B">
      <w:pPr>
        <w:rPr>
          <w:del w:id="286" w:author="Bernal-Cardenas, Carlos" w:date="2019-02-04T00:00:00Z"/>
        </w:rPr>
      </w:pPr>
    </w:p>
    <w:p w14:paraId="0CB637BE" w14:textId="72A479CD" w:rsidR="0053221E" w:rsidDel="00F66F32" w:rsidRDefault="0053221E" w:rsidP="00180805">
      <w:pPr>
        <w:tabs>
          <w:tab w:val="left" w:pos="3880"/>
        </w:tabs>
        <w:rPr>
          <w:ins w:id="287" w:author="Kevin Moran" w:date="2017-02-05T23:44:00Z"/>
          <w:del w:id="288" w:author="Bernal-Cardenas, Carlos" w:date="2019-02-04T00:00:00Z"/>
        </w:rPr>
      </w:pPr>
    </w:p>
    <w:p w14:paraId="4585337D" w14:textId="0C1369C6" w:rsidR="0053221E" w:rsidRPr="0053221E" w:rsidDel="00F66F32" w:rsidRDefault="0053221E" w:rsidP="00180805">
      <w:pPr>
        <w:tabs>
          <w:tab w:val="left" w:pos="3880"/>
        </w:tabs>
        <w:rPr>
          <w:ins w:id="289" w:author="Kevin Moran" w:date="2017-02-05T23:44:00Z"/>
          <w:del w:id="290" w:author="Bernal-Cardenas, Carlos" w:date="2019-02-04T00:00:00Z"/>
        </w:rPr>
      </w:pPr>
      <w:ins w:id="291" w:author="Kevin Moran" w:date="2017-02-05T23:44:00Z">
        <w:del w:id="292" w:author="Bernal-Cardenas, Carlos" w:date="2019-02-04T00:00:00Z">
          <w:r w:rsidRPr="0053221E" w:rsidDel="00F66F32">
            <w:rPr>
              <w:u w:val="single"/>
              <w:rPrChange w:id="293" w:author="Kevin Moran" w:date="2017-02-05T23:44:00Z">
                <w:rPr/>
              </w:rPrChange>
            </w:rPr>
            <w:delText>ThresholdMatchDistance:</w:delText>
          </w:r>
          <w:r w:rsidDel="00F66F32">
            <w:delText xml:space="preserve"> This is the value that should be used as the maximum distance between components that will be used to consider two components a match.</w:delText>
          </w:r>
        </w:del>
      </w:ins>
    </w:p>
    <w:p w14:paraId="651C7D32" w14:textId="536019DA" w:rsidR="00A2728B" w:rsidDel="00F66F32" w:rsidRDefault="00180805" w:rsidP="00A2728B">
      <w:pPr>
        <w:rPr>
          <w:del w:id="294" w:author="Bernal-Cardenas, Carlos" w:date="2019-02-04T00:00:00Z"/>
        </w:rPr>
      </w:pPr>
      <w:del w:id="295" w:author="Bernal-Cardenas, Carlos" w:date="2019-02-04T00:00:00Z">
        <w:r w:rsidDel="00F66F32">
          <w:rPr>
            <w:u w:val="single"/>
          </w:rPr>
          <w:delText>TargetDeviceDensity:</w:delText>
        </w:r>
        <w:r w:rsidDel="00F66F32">
          <w:delText xml:space="preserve"> This is the pixel density of the target device from which the UI-dump and screenshot were collected.</w:delText>
        </w:r>
      </w:del>
    </w:p>
    <w:p w14:paraId="6DFF043F" w14:textId="28CCB28A" w:rsidR="00180805" w:rsidDel="00F66F32" w:rsidRDefault="00180805" w:rsidP="00A2728B">
      <w:pPr>
        <w:rPr>
          <w:del w:id="296" w:author="Bernal-Cardenas, Carlos" w:date="2019-02-04T00:00:00Z"/>
        </w:rPr>
      </w:pPr>
    </w:p>
    <w:p w14:paraId="64B0062C" w14:textId="59A2A1BE" w:rsidR="00180805" w:rsidDel="00F66F32" w:rsidRDefault="00180805" w:rsidP="00A2728B">
      <w:pPr>
        <w:rPr>
          <w:del w:id="297" w:author="Bernal-Cardenas, Carlos" w:date="2019-02-04T00:00:00Z"/>
        </w:rPr>
      </w:pPr>
      <w:del w:id="298" w:author="Bernal-Cardenas, Carlos" w:date="2019-02-04T00:00:00Z">
        <w:r w:rsidDel="00F66F32">
          <w:rPr>
            <w:u w:val="single"/>
          </w:rPr>
          <w:delText>ThresholdMatchDistance:</w:delText>
        </w:r>
        <w:r w:rsidDel="00F66F32">
          <w:delText xml:space="preserve"> This is the threshold va</w:delText>
        </w:r>
        <w:r w:rsidR="00E65EFD" w:rsidDel="00F66F32">
          <w:delText>lue that is used when the tool performs the top-level component matching.  Anything outside of this range is not considered matched and thus not included in the design violation analysis.</w:delText>
        </w:r>
      </w:del>
    </w:p>
    <w:p w14:paraId="6F476213" w14:textId="4F23D5A2" w:rsidR="00E65EFD" w:rsidDel="00F66F32" w:rsidRDefault="00E65EFD" w:rsidP="00A2728B">
      <w:pPr>
        <w:rPr>
          <w:del w:id="299" w:author="Bernal-Cardenas, Carlos" w:date="2019-02-04T00:00:00Z"/>
        </w:rPr>
      </w:pPr>
    </w:p>
    <w:p w14:paraId="78637C17" w14:textId="09601289" w:rsidR="00E65EFD" w:rsidDel="00F66F32" w:rsidRDefault="00E65EFD" w:rsidP="00A2728B">
      <w:pPr>
        <w:rPr>
          <w:ins w:id="300" w:author="Kevin Moran" w:date="2017-01-22T15:29:00Z"/>
          <w:del w:id="301" w:author="Bernal-Cardenas, Carlos" w:date="2019-02-04T00:00:00Z"/>
        </w:rPr>
      </w:pPr>
      <w:del w:id="302" w:author="Bernal-Cardenas, Carlos" w:date="2019-02-04T00:00:00Z">
        <w:r w:rsidRPr="00E65EFD" w:rsidDel="00F66F32">
          <w:rPr>
            <w:u w:val="single"/>
          </w:rPr>
          <w:delText>ViolationThreshold:</w:delText>
        </w:r>
        <w:r w:rsidDel="00F66F32">
          <w:delText xml:space="preserve">  This is the threshold that is used to detect design violations.  If the difference between the layout position or size of two components is within the tolerance threshold, then a violation will not be reported.</w:delText>
        </w:r>
      </w:del>
    </w:p>
    <w:p w14:paraId="5AC4DAC2" w14:textId="45B3B49C" w:rsidR="00CA006E" w:rsidDel="00F66F32" w:rsidRDefault="00CA006E" w:rsidP="00A2728B">
      <w:pPr>
        <w:rPr>
          <w:ins w:id="303" w:author="Kevin Moran" w:date="2017-01-22T15:29:00Z"/>
          <w:del w:id="304" w:author="Bernal-Cardenas, Carlos" w:date="2019-02-04T00:00:00Z"/>
        </w:rPr>
      </w:pPr>
    </w:p>
    <w:p w14:paraId="4D091CAB" w14:textId="6C08AE6D" w:rsidR="00CA006E" w:rsidDel="00F66F32" w:rsidRDefault="00EE33E3" w:rsidP="00A2728B">
      <w:pPr>
        <w:rPr>
          <w:del w:id="305" w:author="Bernal-Cardenas, Carlos" w:date="2019-02-04T00:00:00Z"/>
        </w:rPr>
      </w:pPr>
      <w:ins w:id="306" w:author="Kevin Moran" w:date="2017-01-22T15:31:00Z">
        <w:del w:id="307" w:author="Bernal-Cardenas, Carlos" w:date="2019-02-04T00:00:00Z">
          <w:r w:rsidRPr="00EE33E3" w:rsidDel="00F66F32">
            <w:rPr>
              <w:u w:val="single"/>
              <w:rPrChange w:id="308" w:author="Kevin Moran" w:date="2017-01-22T15:32:00Z">
                <w:rPr/>
              </w:rPrChange>
            </w:rPr>
            <w:delText>ImgDiffThreshold:</w:delText>
          </w:r>
          <w:r w:rsidDel="00F66F32">
            <w:delText xml:space="preserve"> This is the threshold </w:delText>
          </w:r>
        </w:del>
      </w:ins>
      <w:ins w:id="309" w:author="Kevin Moran" w:date="2017-01-22T15:32:00Z">
        <w:del w:id="310" w:author="Bernal-Cardenas, Carlos" w:date="2019-02-04T00:00:00Z">
          <w:r w:rsidDel="00F66F32">
            <w:delText>represented</w:delText>
          </w:r>
        </w:del>
      </w:ins>
      <w:ins w:id="311" w:author="Kevin Moran" w:date="2017-01-22T15:31:00Z">
        <w:del w:id="312" w:author="Bernal-Cardenas, Carlos" w:date="2019-02-04T00:00:00Z">
          <w:r w:rsidDel="00F66F32">
            <w:delText xml:space="preserve"> </w:delText>
          </w:r>
        </w:del>
      </w:ins>
      <w:ins w:id="313" w:author="Kevin Moran" w:date="2017-01-22T15:32:00Z">
        <w:del w:id="314" w:author="Bernal-Cardenas, Carlos" w:date="2019-02-04T00:00:00Z">
          <w:r w:rsidDel="00F66F32">
            <w:delText xml:space="preserve">as a percentage that dictates when an Image </w:delText>
          </w:r>
        </w:del>
      </w:ins>
      <w:ins w:id="315" w:author="Kevin Moran" w:date="2017-01-22T15:33:00Z">
        <w:del w:id="316" w:author="Bernal-Cardenas, Carlos" w:date="2019-02-04T00:00:00Z">
          <w:r w:rsidDel="00F66F32">
            <w:delText>Violation</w:delText>
          </w:r>
        </w:del>
      </w:ins>
      <w:ins w:id="317" w:author="Kevin Moran" w:date="2017-01-22T15:32:00Z">
        <w:del w:id="318" w:author="Bernal-Cardenas, Carlos" w:date="2019-02-04T00:00:00Z">
          <w:r w:rsidDel="00F66F32">
            <w:delText xml:space="preserve"> should be reported based on the percentage of difference pixels observed by the Perceptual Image </w:delText>
          </w:r>
        </w:del>
      </w:ins>
      <w:ins w:id="319" w:author="Kevin Moran" w:date="2017-01-22T15:33:00Z">
        <w:del w:id="320" w:author="Bernal-Cardenas, Carlos" w:date="2019-02-04T00:00:00Z">
          <w:r w:rsidDel="00F66F32">
            <w:delText>Differencing</w:delText>
          </w:r>
        </w:del>
      </w:ins>
      <w:ins w:id="321" w:author="Kevin Moran" w:date="2017-01-22T15:32:00Z">
        <w:del w:id="322" w:author="Bernal-Cardenas, Carlos" w:date="2019-02-04T00:00:00Z">
          <w:r w:rsidDel="00F66F32">
            <w:delText xml:space="preserve"> CV technique.</w:delText>
          </w:r>
        </w:del>
      </w:ins>
    </w:p>
    <w:p w14:paraId="69B115C0" w14:textId="24187C38" w:rsidR="00E65EFD" w:rsidDel="00F66F32" w:rsidRDefault="00E65EFD" w:rsidP="00A2728B">
      <w:pPr>
        <w:rPr>
          <w:del w:id="323" w:author="Bernal-Cardenas, Carlos" w:date="2019-02-04T00:00:00Z"/>
        </w:rPr>
      </w:pPr>
    </w:p>
    <w:p w14:paraId="3B35C22F" w14:textId="4E1C5E52" w:rsidR="00E65EFD" w:rsidRPr="00E65EFD" w:rsidRDefault="00E65EFD" w:rsidP="007C2407">
      <w:del w:id="324" w:author="Bernal-Cardenas, Carlos" w:date="2019-02-04T00:00:00Z">
        <w:r w:rsidRPr="00E65EFD" w:rsidDel="00F66F32">
          <w:rPr>
            <w:u w:val="single"/>
          </w:rPr>
          <w:delText>DpRatio:</w:delText>
        </w:r>
        <w:r w:rsidDel="00F66F32">
          <w:delText xml:space="preserve"> This is the scaling ratio used to convert the dp values from the Marketch file to the correct pixel values on the target device screen.</w:delText>
        </w:r>
      </w:del>
    </w:p>
    <w:sectPr w:rsidR="00E65EFD" w:rsidRPr="00E65EFD" w:rsidSect="006179B7">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FC70A" w14:textId="77777777" w:rsidR="00C23BED" w:rsidRDefault="00C23BED" w:rsidP="00610EF0">
      <w:r>
        <w:separator/>
      </w:r>
    </w:p>
  </w:endnote>
  <w:endnote w:type="continuationSeparator" w:id="0">
    <w:p w14:paraId="0CF119AE" w14:textId="77777777" w:rsidR="00C23BED" w:rsidRDefault="00C23BED" w:rsidP="00610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auto"/>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355C9" w14:textId="77777777" w:rsidR="0074798B" w:rsidRDefault="0074798B" w:rsidP="00330D3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2FB5EE" w14:textId="77777777" w:rsidR="0074798B" w:rsidRDefault="007479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DAAC9" w14:textId="77777777" w:rsidR="0074798B" w:rsidRDefault="0074798B" w:rsidP="00330D3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664A">
      <w:rPr>
        <w:rStyle w:val="PageNumber"/>
        <w:noProof/>
      </w:rPr>
      <w:t>1</w:t>
    </w:r>
    <w:r>
      <w:rPr>
        <w:rStyle w:val="PageNumber"/>
      </w:rPr>
      <w:fldChar w:fldCharType="end"/>
    </w:r>
  </w:p>
  <w:p w14:paraId="2DE5CF47" w14:textId="77777777" w:rsidR="0074798B" w:rsidRDefault="00747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4409F" w14:textId="77777777" w:rsidR="00C23BED" w:rsidRDefault="00C23BED" w:rsidP="00610EF0">
      <w:r>
        <w:separator/>
      </w:r>
    </w:p>
  </w:footnote>
  <w:footnote w:type="continuationSeparator" w:id="0">
    <w:p w14:paraId="4E1902B3" w14:textId="77777777" w:rsidR="00C23BED" w:rsidRDefault="00C23BED" w:rsidP="00610E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C3BBA"/>
    <w:multiLevelType w:val="hybridMultilevel"/>
    <w:tmpl w:val="21B2F8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0805FE"/>
    <w:multiLevelType w:val="hybridMultilevel"/>
    <w:tmpl w:val="2D1CF0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1C6238"/>
    <w:multiLevelType w:val="hybridMultilevel"/>
    <w:tmpl w:val="B588AD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E622ED"/>
    <w:multiLevelType w:val="hybridMultilevel"/>
    <w:tmpl w:val="16C293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rnal-Cardenas, Carlos">
    <w15:presenceInfo w15:providerId="AD" w15:userId="S::cebernalcarden@wm.edu::7377d2d3-6dbf-44cd-b0c2-41cb0ac69ef0"/>
  </w15:person>
  <w15:person w15:author="Kevin Moran">
    <w15:presenceInfo w15:providerId="Windows Live" w15:userId="f57052cdfccb7a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EF0"/>
    <w:rsid w:val="00054FD2"/>
    <w:rsid w:val="00062967"/>
    <w:rsid w:val="000B0E17"/>
    <w:rsid w:val="000F1F37"/>
    <w:rsid w:val="000F3A3E"/>
    <w:rsid w:val="00131EA9"/>
    <w:rsid w:val="00180805"/>
    <w:rsid w:val="001A0F50"/>
    <w:rsid w:val="001A62EC"/>
    <w:rsid w:val="001C249B"/>
    <w:rsid w:val="001C4E48"/>
    <w:rsid w:val="001D3683"/>
    <w:rsid w:val="001F7727"/>
    <w:rsid w:val="0023397A"/>
    <w:rsid w:val="00235595"/>
    <w:rsid w:val="00255EC4"/>
    <w:rsid w:val="002D14D5"/>
    <w:rsid w:val="002D35C7"/>
    <w:rsid w:val="003005AD"/>
    <w:rsid w:val="00383735"/>
    <w:rsid w:val="003E740B"/>
    <w:rsid w:val="004503B2"/>
    <w:rsid w:val="0053221E"/>
    <w:rsid w:val="00556CB4"/>
    <w:rsid w:val="005734B8"/>
    <w:rsid w:val="005C5B0B"/>
    <w:rsid w:val="00610EF0"/>
    <w:rsid w:val="006115BF"/>
    <w:rsid w:val="006124B8"/>
    <w:rsid w:val="006179B7"/>
    <w:rsid w:val="006419EC"/>
    <w:rsid w:val="00670822"/>
    <w:rsid w:val="006857E9"/>
    <w:rsid w:val="006C4E12"/>
    <w:rsid w:val="00712051"/>
    <w:rsid w:val="00717D74"/>
    <w:rsid w:val="0074798B"/>
    <w:rsid w:val="007606CA"/>
    <w:rsid w:val="00762D35"/>
    <w:rsid w:val="007A4C2A"/>
    <w:rsid w:val="007C2407"/>
    <w:rsid w:val="00804E5F"/>
    <w:rsid w:val="0081664A"/>
    <w:rsid w:val="00841F02"/>
    <w:rsid w:val="00877ED6"/>
    <w:rsid w:val="008978EF"/>
    <w:rsid w:val="008D0C35"/>
    <w:rsid w:val="0090585C"/>
    <w:rsid w:val="00924CA2"/>
    <w:rsid w:val="0094233D"/>
    <w:rsid w:val="009A6E47"/>
    <w:rsid w:val="009C13D6"/>
    <w:rsid w:val="009E28B7"/>
    <w:rsid w:val="009F744C"/>
    <w:rsid w:val="00A02F78"/>
    <w:rsid w:val="00A2728B"/>
    <w:rsid w:val="00A42263"/>
    <w:rsid w:val="00A61E6C"/>
    <w:rsid w:val="00A81969"/>
    <w:rsid w:val="00A95ECB"/>
    <w:rsid w:val="00AA33AB"/>
    <w:rsid w:val="00B22473"/>
    <w:rsid w:val="00B8048E"/>
    <w:rsid w:val="00BD30A5"/>
    <w:rsid w:val="00C23BED"/>
    <w:rsid w:val="00C45AF9"/>
    <w:rsid w:val="00C53F3F"/>
    <w:rsid w:val="00C83EC5"/>
    <w:rsid w:val="00C87B03"/>
    <w:rsid w:val="00CA006E"/>
    <w:rsid w:val="00CD5F1E"/>
    <w:rsid w:val="00CF5F40"/>
    <w:rsid w:val="00D46C69"/>
    <w:rsid w:val="00DC63EB"/>
    <w:rsid w:val="00E65EFD"/>
    <w:rsid w:val="00E7502F"/>
    <w:rsid w:val="00EC3822"/>
    <w:rsid w:val="00ED527A"/>
    <w:rsid w:val="00ED7D26"/>
    <w:rsid w:val="00EE178F"/>
    <w:rsid w:val="00EE25B7"/>
    <w:rsid w:val="00EE33E3"/>
    <w:rsid w:val="00F66F32"/>
    <w:rsid w:val="00FB263F"/>
    <w:rsid w:val="00FD02CE"/>
    <w:rsid w:val="00FD68F8"/>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BFFC6E"/>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D3683"/>
    <w:rPr>
      <w:rFonts w:ascii="Helvetica Neue" w:hAnsi="Helvetica Neue"/>
      <w:sz w:val="20"/>
    </w:rPr>
  </w:style>
  <w:style w:type="paragraph" w:styleId="Heading1">
    <w:name w:val="heading 1"/>
    <w:basedOn w:val="Normal"/>
    <w:next w:val="Normal"/>
    <w:link w:val="Heading1Char"/>
    <w:uiPriority w:val="9"/>
    <w:qFormat/>
    <w:rsid w:val="001D3683"/>
    <w:pPr>
      <w:keepNext/>
      <w:keepLines/>
      <w:spacing w:before="240"/>
      <w:outlineLvl w:val="0"/>
    </w:pPr>
    <w:rPr>
      <w:rFonts w:eastAsiaTheme="majorEastAsia" w:cstheme="majorBidi"/>
      <w:color w:val="000000" w:themeColor="text1"/>
      <w:sz w:val="28"/>
      <w:szCs w:val="32"/>
      <w:u w:val="single"/>
    </w:rPr>
  </w:style>
  <w:style w:type="paragraph" w:styleId="Heading2">
    <w:name w:val="heading 2"/>
    <w:basedOn w:val="Normal"/>
    <w:next w:val="Normal"/>
    <w:link w:val="Heading2Char"/>
    <w:uiPriority w:val="9"/>
    <w:unhideWhenUsed/>
    <w:qFormat/>
    <w:rsid w:val="001D3683"/>
    <w:pPr>
      <w:keepNext/>
      <w:keepLines/>
      <w:spacing w:before="4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6124B8"/>
    <w:pPr>
      <w:keepNext/>
      <w:keepLines/>
      <w:spacing w:before="40"/>
      <w:outlineLvl w:val="2"/>
    </w:pPr>
    <w:rPr>
      <w:rFonts w:eastAsiaTheme="majorEastAsia" w:cstheme="majorBidi"/>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0EF0"/>
    <w:pPr>
      <w:tabs>
        <w:tab w:val="center" w:pos="4680"/>
        <w:tab w:val="right" w:pos="9360"/>
      </w:tabs>
    </w:pPr>
  </w:style>
  <w:style w:type="character" w:customStyle="1" w:styleId="HeaderChar">
    <w:name w:val="Header Char"/>
    <w:basedOn w:val="DefaultParagraphFont"/>
    <w:link w:val="Header"/>
    <w:uiPriority w:val="99"/>
    <w:rsid w:val="00610EF0"/>
  </w:style>
  <w:style w:type="paragraph" w:styleId="Footer">
    <w:name w:val="footer"/>
    <w:basedOn w:val="Normal"/>
    <w:link w:val="FooterChar"/>
    <w:uiPriority w:val="99"/>
    <w:unhideWhenUsed/>
    <w:rsid w:val="00610EF0"/>
    <w:pPr>
      <w:tabs>
        <w:tab w:val="center" w:pos="4680"/>
        <w:tab w:val="right" w:pos="9360"/>
      </w:tabs>
    </w:pPr>
  </w:style>
  <w:style w:type="character" w:customStyle="1" w:styleId="FooterChar">
    <w:name w:val="Footer Char"/>
    <w:basedOn w:val="DefaultParagraphFont"/>
    <w:link w:val="Footer"/>
    <w:uiPriority w:val="99"/>
    <w:rsid w:val="00610EF0"/>
  </w:style>
  <w:style w:type="paragraph" w:styleId="TOC1">
    <w:name w:val="toc 1"/>
    <w:basedOn w:val="Normal"/>
    <w:next w:val="Normal"/>
    <w:autoRedefine/>
    <w:uiPriority w:val="39"/>
    <w:unhideWhenUsed/>
    <w:rsid w:val="001D3683"/>
    <w:pPr>
      <w:spacing w:before="240" w:after="120"/>
    </w:pPr>
    <w:rPr>
      <w:b/>
      <w:bCs/>
      <w:caps/>
      <w:sz w:val="22"/>
      <w:szCs w:val="22"/>
      <w:u w:val="single"/>
    </w:rPr>
  </w:style>
  <w:style w:type="paragraph" w:styleId="TOC2">
    <w:name w:val="toc 2"/>
    <w:basedOn w:val="Normal"/>
    <w:next w:val="Normal"/>
    <w:autoRedefine/>
    <w:uiPriority w:val="39"/>
    <w:unhideWhenUsed/>
    <w:rsid w:val="001D3683"/>
    <w:rPr>
      <w:b/>
      <w:bCs/>
      <w:smallCaps/>
      <w:sz w:val="22"/>
      <w:szCs w:val="22"/>
    </w:rPr>
  </w:style>
  <w:style w:type="paragraph" w:styleId="TOC3">
    <w:name w:val="toc 3"/>
    <w:basedOn w:val="Normal"/>
    <w:next w:val="Normal"/>
    <w:autoRedefine/>
    <w:uiPriority w:val="39"/>
    <w:unhideWhenUsed/>
    <w:rsid w:val="001D3683"/>
    <w:rPr>
      <w:smallCaps/>
      <w:sz w:val="22"/>
      <w:szCs w:val="22"/>
    </w:rPr>
  </w:style>
  <w:style w:type="paragraph" w:styleId="TOC4">
    <w:name w:val="toc 4"/>
    <w:basedOn w:val="Normal"/>
    <w:next w:val="Normal"/>
    <w:autoRedefine/>
    <w:uiPriority w:val="39"/>
    <w:unhideWhenUsed/>
    <w:rsid w:val="001D3683"/>
    <w:rPr>
      <w:sz w:val="22"/>
      <w:szCs w:val="22"/>
    </w:rPr>
  </w:style>
  <w:style w:type="paragraph" w:styleId="TOC5">
    <w:name w:val="toc 5"/>
    <w:basedOn w:val="Normal"/>
    <w:next w:val="Normal"/>
    <w:autoRedefine/>
    <w:uiPriority w:val="39"/>
    <w:unhideWhenUsed/>
    <w:rsid w:val="001D3683"/>
    <w:rPr>
      <w:sz w:val="22"/>
      <w:szCs w:val="22"/>
    </w:rPr>
  </w:style>
  <w:style w:type="paragraph" w:styleId="TOC6">
    <w:name w:val="toc 6"/>
    <w:basedOn w:val="Normal"/>
    <w:next w:val="Normal"/>
    <w:autoRedefine/>
    <w:uiPriority w:val="39"/>
    <w:unhideWhenUsed/>
    <w:rsid w:val="001D3683"/>
    <w:rPr>
      <w:sz w:val="22"/>
      <w:szCs w:val="22"/>
    </w:rPr>
  </w:style>
  <w:style w:type="paragraph" w:styleId="TOC7">
    <w:name w:val="toc 7"/>
    <w:basedOn w:val="Normal"/>
    <w:next w:val="Normal"/>
    <w:autoRedefine/>
    <w:uiPriority w:val="39"/>
    <w:unhideWhenUsed/>
    <w:rsid w:val="001D3683"/>
    <w:rPr>
      <w:sz w:val="22"/>
      <w:szCs w:val="22"/>
    </w:rPr>
  </w:style>
  <w:style w:type="paragraph" w:styleId="TOC8">
    <w:name w:val="toc 8"/>
    <w:basedOn w:val="Normal"/>
    <w:next w:val="Normal"/>
    <w:autoRedefine/>
    <w:uiPriority w:val="39"/>
    <w:unhideWhenUsed/>
    <w:rsid w:val="001D3683"/>
    <w:rPr>
      <w:sz w:val="22"/>
      <w:szCs w:val="22"/>
    </w:rPr>
  </w:style>
  <w:style w:type="paragraph" w:styleId="TOC9">
    <w:name w:val="toc 9"/>
    <w:basedOn w:val="Normal"/>
    <w:next w:val="Normal"/>
    <w:autoRedefine/>
    <w:uiPriority w:val="39"/>
    <w:unhideWhenUsed/>
    <w:rsid w:val="001D3683"/>
    <w:rPr>
      <w:sz w:val="22"/>
      <w:szCs w:val="22"/>
    </w:rPr>
  </w:style>
  <w:style w:type="character" w:customStyle="1" w:styleId="Heading1Char">
    <w:name w:val="Heading 1 Char"/>
    <w:basedOn w:val="DefaultParagraphFont"/>
    <w:link w:val="Heading1"/>
    <w:uiPriority w:val="9"/>
    <w:rsid w:val="001D3683"/>
    <w:rPr>
      <w:rFonts w:ascii="Helvetica Neue" w:eastAsiaTheme="majorEastAsia" w:hAnsi="Helvetica Neue" w:cstheme="majorBidi"/>
      <w:color w:val="000000" w:themeColor="text1"/>
      <w:sz w:val="28"/>
      <w:szCs w:val="32"/>
      <w:u w:val="single"/>
    </w:rPr>
  </w:style>
  <w:style w:type="character" w:customStyle="1" w:styleId="Heading2Char">
    <w:name w:val="Heading 2 Char"/>
    <w:basedOn w:val="DefaultParagraphFont"/>
    <w:link w:val="Heading2"/>
    <w:uiPriority w:val="9"/>
    <w:rsid w:val="001D3683"/>
    <w:rPr>
      <w:rFonts w:ascii="Helvetica Neue" w:eastAsiaTheme="majorEastAsia" w:hAnsi="Helvetica Neue" w:cstheme="majorBidi"/>
      <w:b/>
      <w:i/>
      <w:color w:val="000000" w:themeColor="text1"/>
      <w:sz w:val="20"/>
      <w:szCs w:val="26"/>
    </w:rPr>
  </w:style>
  <w:style w:type="character" w:styleId="Hyperlink">
    <w:name w:val="Hyperlink"/>
    <w:basedOn w:val="DefaultParagraphFont"/>
    <w:uiPriority w:val="99"/>
    <w:unhideWhenUsed/>
    <w:rsid w:val="00CF5F40"/>
    <w:rPr>
      <w:color w:val="0563C1" w:themeColor="hyperlink"/>
      <w:u w:val="single"/>
    </w:rPr>
  </w:style>
  <w:style w:type="paragraph" w:styleId="ListParagraph">
    <w:name w:val="List Paragraph"/>
    <w:basedOn w:val="Normal"/>
    <w:uiPriority w:val="34"/>
    <w:qFormat/>
    <w:rsid w:val="009C13D6"/>
    <w:pPr>
      <w:ind w:left="720"/>
      <w:contextualSpacing/>
    </w:pPr>
  </w:style>
  <w:style w:type="character" w:styleId="PageNumber">
    <w:name w:val="page number"/>
    <w:basedOn w:val="DefaultParagraphFont"/>
    <w:uiPriority w:val="99"/>
    <w:semiHidden/>
    <w:unhideWhenUsed/>
    <w:rsid w:val="0074798B"/>
  </w:style>
  <w:style w:type="character" w:customStyle="1" w:styleId="Heading3Char">
    <w:name w:val="Heading 3 Char"/>
    <w:basedOn w:val="DefaultParagraphFont"/>
    <w:link w:val="Heading3"/>
    <w:uiPriority w:val="9"/>
    <w:rsid w:val="006124B8"/>
    <w:rPr>
      <w:rFonts w:ascii="Helvetica Neue" w:eastAsiaTheme="majorEastAsia" w:hAnsi="Helvetica Neue" w:cstheme="majorBidi"/>
      <w:i/>
      <w:color w:val="000000" w:themeColor="text1"/>
      <w:sz w:val="20"/>
      <w:u w:val="single"/>
    </w:rPr>
  </w:style>
  <w:style w:type="paragraph" w:styleId="BalloonText">
    <w:name w:val="Balloon Text"/>
    <w:basedOn w:val="Normal"/>
    <w:link w:val="BalloonTextChar"/>
    <w:uiPriority w:val="99"/>
    <w:semiHidden/>
    <w:unhideWhenUsed/>
    <w:rsid w:val="000F3A3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F3A3E"/>
    <w:rPr>
      <w:rFonts w:ascii="Times New Roman" w:hAnsi="Times New Roman" w:cs="Times New Roman"/>
      <w:sz w:val="18"/>
      <w:szCs w:val="18"/>
    </w:rPr>
  </w:style>
  <w:style w:type="paragraph" w:styleId="Revision">
    <w:name w:val="Revision"/>
    <w:hidden/>
    <w:uiPriority w:val="99"/>
    <w:semiHidden/>
    <w:rsid w:val="00FD68F8"/>
    <w:rPr>
      <w:rFonts w:ascii="Helvetica Neue" w:hAnsi="Helvetica Neue"/>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599069">
      <w:bodyDiv w:val="1"/>
      <w:marLeft w:val="0"/>
      <w:marRight w:val="0"/>
      <w:marTop w:val="0"/>
      <w:marBottom w:val="0"/>
      <w:divBdr>
        <w:top w:val="none" w:sz="0" w:space="0" w:color="auto"/>
        <w:left w:val="none" w:sz="0" w:space="0" w:color="auto"/>
        <w:bottom w:val="none" w:sz="0" w:space="0" w:color="auto"/>
        <w:right w:val="none" w:sz="0" w:space="0" w:color="auto"/>
      </w:divBdr>
    </w:div>
    <w:div w:id="927425626">
      <w:bodyDiv w:val="1"/>
      <w:marLeft w:val="0"/>
      <w:marRight w:val="0"/>
      <w:marTop w:val="0"/>
      <w:marBottom w:val="0"/>
      <w:divBdr>
        <w:top w:val="none" w:sz="0" w:space="0" w:color="auto"/>
        <w:left w:val="none" w:sz="0" w:space="0" w:color="auto"/>
        <w:bottom w:val="none" w:sz="0" w:space="0" w:color="auto"/>
        <w:right w:val="none" w:sz="0" w:space="0" w:color="auto"/>
      </w:divBdr>
    </w:div>
    <w:div w:id="1057170750">
      <w:bodyDiv w:val="1"/>
      <w:marLeft w:val="0"/>
      <w:marRight w:val="0"/>
      <w:marTop w:val="0"/>
      <w:marBottom w:val="0"/>
      <w:divBdr>
        <w:top w:val="none" w:sz="0" w:space="0" w:color="auto"/>
        <w:left w:val="none" w:sz="0" w:space="0" w:color="auto"/>
        <w:bottom w:val="none" w:sz="0" w:space="0" w:color="auto"/>
        <w:right w:val="none" w:sz="0" w:space="0" w:color="auto"/>
      </w:divBdr>
    </w:div>
    <w:div w:id="1292905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ocs.oracle.com/javase/7/docs/webnotes/install/linux/linux-jdk.html"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docs.oracle.com/javase/7/docs/webnotes/install/mac/mac-jdk.html" TargetMode="External"/><Relationship Id="rId17" Type="http://schemas.openxmlformats.org/officeDocument/2006/relationships/hyperlink" Target="https://goo.gl/CXei8H"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oracle.com/javase/7/docs/webnotes/install/windows/jdk-installation-windows.htm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android.com/studio/index.html" TargetMode="Externa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8C80DA6-2A2A-EF4C-B948-10421F2FA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1929</Words>
  <Characters>10996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College of William &amp; Mary</Company>
  <LinksUpToDate>false</LinksUpToDate>
  <CharactersWithSpaces>12900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Moran</dc:creator>
  <cp:keywords/>
  <dc:description/>
  <cp:lastModifiedBy>Bernal-Cardenas, Carlos</cp:lastModifiedBy>
  <cp:revision>4</cp:revision>
  <cp:lastPrinted>2019-02-04T15:00:00Z</cp:lastPrinted>
  <dcterms:created xsi:type="dcterms:W3CDTF">2019-02-04T15:00:00Z</dcterms:created>
  <dcterms:modified xsi:type="dcterms:W3CDTF">2019-02-05T19:07:00Z</dcterms:modified>
</cp:coreProperties>
</file>